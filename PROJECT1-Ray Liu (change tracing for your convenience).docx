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eastAsia="Times New Roman" w:hAnsi="Times New Roman" w:cs="Times New Roman"/>
          <w:b w:val="0"/>
          <w:bCs w:val="0"/>
          <w:color w:val="auto"/>
          <w:sz w:val="24"/>
          <w:szCs w:val="24"/>
          <w:lang w:eastAsia="zh-CN"/>
        </w:rPr>
        <w:id w:val="-23413223"/>
        <w:docPartObj>
          <w:docPartGallery w:val="Table of Contents"/>
          <w:docPartUnique/>
        </w:docPartObj>
      </w:sdtPr>
      <w:sdtEndPr>
        <w:rPr>
          <w:noProof/>
        </w:rPr>
      </w:sdtEndPr>
      <w:sdtContent>
        <w:p w14:paraId="2CEAC30F" w14:textId="1DF8CFB3" w:rsidR="00AA69CD" w:rsidRPr="00BF0D55" w:rsidRDefault="00AA69CD" w:rsidP="00BF0D55">
          <w:pPr>
            <w:pStyle w:val="TOCHeading"/>
            <w:spacing w:line="480" w:lineRule="auto"/>
            <w:rPr>
              <w:sz w:val="32"/>
              <w:szCs w:val="32"/>
            </w:rPr>
          </w:pPr>
        </w:p>
        <w:p w14:paraId="7F568DB3" w14:textId="6A404526" w:rsidR="00BF0D55" w:rsidRPr="00BF0D55" w:rsidRDefault="00AA69CD" w:rsidP="009535E9">
          <w:pPr>
            <w:pStyle w:val="TOC1"/>
            <w:rPr>
              <w:rFonts w:eastAsiaTheme="minorEastAsia" w:cstheme="minorBidi"/>
              <w:noProof/>
            </w:rPr>
          </w:pPr>
          <w:r w:rsidRPr="00BF0D55">
            <w:fldChar w:fldCharType="begin"/>
          </w:r>
          <w:r w:rsidRPr="00BF0D55">
            <w:instrText xml:space="preserve"> TOC \o "1-3" \h \z \u </w:instrText>
          </w:r>
          <w:r w:rsidRPr="00BF0D55">
            <w:fldChar w:fldCharType="separate"/>
          </w:r>
          <w:hyperlink w:anchor="_Toc9515732" w:history="1">
            <w:r w:rsidR="00BF0D55" w:rsidRPr="00BF0D55">
              <w:rPr>
                <w:rStyle w:val="Hyperlink"/>
                <w:rFonts w:ascii="Times New Roman" w:hAnsi="Times New Roman"/>
                <w:noProof/>
                <w:sz w:val="28"/>
                <w:szCs w:val="28"/>
              </w:rPr>
              <w:t>Feat</w:t>
            </w:r>
            <w:r w:rsidR="00BF0D55" w:rsidRPr="00BF0D55">
              <w:rPr>
                <w:rStyle w:val="Hyperlink"/>
                <w:rFonts w:ascii="Times New Roman" w:hAnsi="Times New Roman"/>
                <w:noProof/>
                <w:sz w:val="28"/>
                <w:szCs w:val="28"/>
              </w:rPr>
              <w:t>u</w:t>
            </w:r>
            <w:r w:rsidR="00BF0D55" w:rsidRPr="00BF0D55">
              <w:rPr>
                <w:rStyle w:val="Hyperlink"/>
                <w:rFonts w:ascii="Times New Roman" w:hAnsi="Times New Roman"/>
                <w:noProof/>
                <w:sz w:val="28"/>
                <w:szCs w:val="28"/>
              </w:rPr>
              <w:t>res and model description</w:t>
            </w:r>
            <w:r w:rsidR="00BF0D55" w:rsidRPr="00BF0D55">
              <w:rPr>
                <w:noProof/>
                <w:webHidden/>
              </w:rPr>
              <w:tab/>
            </w:r>
            <w:r w:rsidR="00BF0D55" w:rsidRPr="00BF0D55">
              <w:rPr>
                <w:noProof/>
                <w:webHidden/>
              </w:rPr>
              <w:fldChar w:fldCharType="begin"/>
            </w:r>
            <w:r w:rsidR="00BF0D55" w:rsidRPr="00BF0D55">
              <w:rPr>
                <w:noProof/>
                <w:webHidden/>
              </w:rPr>
              <w:instrText xml:space="preserve"> PAGEREF _Toc9515732 \h </w:instrText>
            </w:r>
            <w:r w:rsidR="00BF0D55" w:rsidRPr="00BF0D55">
              <w:rPr>
                <w:noProof/>
                <w:webHidden/>
              </w:rPr>
            </w:r>
            <w:r w:rsidR="00BF0D55" w:rsidRPr="00BF0D55">
              <w:rPr>
                <w:noProof/>
                <w:webHidden/>
              </w:rPr>
              <w:fldChar w:fldCharType="separate"/>
            </w:r>
            <w:r w:rsidR="009535E9">
              <w:rPr>
                <w:noProof/>
                <w:webHidden/>
              </w:rPr>
              <w:t>2</w:t>
            </w:r>
            <w:r w:rsidR="00BF0D55" w:rsidRPr="00BF0D55">
              <w:rPr>
                <w:noProof/>
                <w:webHidden/>
              </w:rPr>
              <w:fldChar w:fldCharType="end"/>
            </w:r>
          </w:hyperlink>
        </w:p>
        <w:p w14:paraId="36871BAA" w14:textId="1BEB1BD1" w:rsidR="00BF0D55" w:rsidRPr="00BF0D55" w:rsidRDefault="00BF0D55" w:rsidP="009535E9">
          <w:pPr>
            <w:pStyle w:val="TOC1"/>
            <w:rPr>
              <w:rFonts w:eastAsiaTheme="minorEastAsia" w:cstheme="minorBidi"/>
              <w:noProof/>
            </w:rPr>
          </w:pPr>
          <w:hyperlink w:anchor="_Toc9515733" w:history="1">
            <w:r w:rsidRPr="00BF0D55">
              <w:rPr>
                <w:rStyle w:val="Hyperlink"/>
                <w:rFonts w:ascii="Times New Roman" w:hAnsi="Times New Roman"/>
                <w:noProof/>
                <w:sz w:val="28"/>
                <w:szCs w:val="28"/>
              </w:rPr>
              <w:t>Introduction &amp; Analysis</w:t>
            </w:r>
            <w:r w:rsidRPr="00BF0D55">
              <w:rPr>
                <w:noProof/>
                <w:webHidden/>
              </w:rPr>
              <w:tab/>
            </w:r>
            <w:r w:rsidRPr="00BF0D55">
              <w:rPr>
                <w:noProof/>
                <w:webHidden/>
              </w:rPr>
              <w:fldChar w:fldCharType="begin"/>
            </w:r>
            <w:r w:rsidRPr="00BF0D55">
              <w:rPr>
                <w:noProof/>
                <w:webHidden/>
              </w:rPr>
              <w:instrText xml:space="preserve"> PAGEREF _Toc9515733 \h </w:instrText>
            </w:r>
            <w:r w:rsidRPr="00BF0D55">
              <w:rPr>
                <w:noProof/>
                <w:webHidden/>
              </w:rPr>
            </w:r>
            <w:r w:rsidRPr="00BF0D55">
              <w:rPr>
                <w:noProof/>
                <w:webHidden/>
              </w:rPr>
              <w:fldChar w:fldCharType="separate"/>
            </w:r>
            <w:r w:rsidR="009535E9">
              <w:rPr>
                <w:noProof/>
                <w:webHidden/>
              </w:rPr>
              <w:t>3</w:t>
            </w:r>
            <w:r w:rsidRPr="00BF0D55">
              <w:rPr>
                <w:noProof/>
                <w:webHidden/>
              </w:rPr>
              <w:fldChar w:fldCharType="end"/>
            </w:r>
          </w:hyperlink>
        </w:p>
        <w:p w14:paraId="783D2A89" w14:textId="29CBFDA6"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34" w:history="1">
            <w:r w:rsidRPr="00BF0D55">
              <w:rPr>
                <w:rStyle w:val="Hyperlink"/>
                <w:rFonts w:ascii="Times New Roman" w:hAnsi="Times New Roman"/>
                <w:noProof/>
                <w:sz w:val="24"/>
                <w:szCs w:val="24"/>
              </w:rPr>
              <w:t>1.1 Features Initial Analysis and Grouping:</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_Toc9515734 \h </w:instrText>
            </w:r>
            <w:r w:rsidRPr="00BF0D55">
              <w:rPr>
                <w:noProof/>
                <w:webHidden/>
                <w:sz w:val="24"/>
                <w:szCs w:val="24"/>
              </w:rPr>
            </w:r>
            <w:r w:rsidRPr="00BF0D55">
              <w:rPr>
                <w:noProof/>
                <w:webHidden/>
                <w:sz w:val="24"/>
                <w:szCs w:val="24"/>
              </w:rPr>
              <w:fldChar w:fldCharType="separate"/>
            </w:r>
            <w:r w:rsidR="009535E9">
              <w:rPr>
                <w:noProof/>
                <w:webHidden/>
                <w:sz w:val="24"/>
                <w:szCs w:val="24"/>
              </w:rPr>
              <w:t>4</w:t>
            </w:r>
            <w:r w:rsidRPr="00BF0D55">
              <w:rPr>
                <w:noProof/>
                <w:webHidden/>
                <w:sz w:val="24"/>
                <w:szCs w:val="24"/>
              </w:rPr>
              <w:fldChar w:fldCharType="end"/>
            </w:r>
          </w:hyperlink>
        </w:p>
        <w:p w14:paraId="5D95CB8B" w14:textId="3AE06775" w:rsidR="00BF0D55" w:rsidRPr="00BF0D55" w:rsidRDefault="00BF0D55" w:rsidP="009535E9">
          <w:pPr>
            <w:pStyle w:val="TOC1"/>
            <w:rPr>
              <w:rFonts w:eastAsiaTheme="minorEastAsia" w:cstheme="minorBidi"/>
              <w:noProof/>
            </w:rPr>
          </w:pPr>
          <w:hyperlink w:anchor="_Toc9515735" w:history="1">
            <w:r w:rsidRPr="00BF0D55">
              <w:rPr>
                <w:rStyle w:val="Hyperlink"/>
                <w:rFonts w:ascii="Times New Roman" w:hAnsi="Times New Roman"/>
                <w:noProof/>
                <w:sz w:val="28"/>
                <w:szCs w:val="28"/>
              </w:rPr>
              <w:t>First Model - City Features</w:t>
            </w:r>
            <w:r w:rsidRPr="00BF0D55">
              <w:rPr>
                <w:noProof/>
                <w:webHidden/>
              </w:rPr>
              <w:tab/>
            </w:r>
            <w:r w:rsidRPr="00BF0D55">
              <w:rPr>
                <w:noProof/>
                <w:webHidden/>
              </w:rPr>
              <w:fldChar w:fldCharType="begin"/>
            </w:r>
            <w:r w:rsidRPr="00BF0D55">
              <w:rPr>
                <w:noProof/>
                <w:webHidden/>
              </w:rPr>
              <w:instrText xml:space="preserve"> PAGEREF _Toc9515735 \h </w:instrText>
            </w:r>
            <w:r w:rsidRPr="00BF0D55">
              <w:rPr>
                <w:noProof/>
                <w:webHidden/>
              </w:rPr>
            </w:r>
            <w:r w:rsidRPr="00BF0D55">
              <w:rPr>
                <w:noProof/>
                <w:webHidden/>
              </w:rPr>
              <w:fldChar w:fldCharType="separate"/>
            </w:r>
            <w:r w:rsidR="009535E9">
              <w:rPr>
                <w:noProof/>
                <w:webHidden/>
              </w:rPr>
              <w:t>5</w:t>
            </w:r>
            <w:r w:rsidRPr="00BF0D55">
              <w:rPr>
                <w:noProof/>
                <w:webHidden/>
              </w:rPr>
              <w:fldChar w:fldCharType="end"/>
            </w:r>
          </w:hyperlink>
        </w:p>
        <w:p w14:paraId="56AE8469" w14:textId="34D1F2D3"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36" w:history="1">
            <w:r w:rsidRPr="00BF0D55">
              <w:rPr>
                <w:rStyle w:val="Hyperlink"/>
                <w:rFonts w:ascii="Times New Roman" w:hAnsi="Times New Roman"/>
                <w:noProof/>
                <w:sz w:val="24"/>
                <w:szCs w:val="24"/>
              </w:rPr>
              <w:t>2.1 Preliminary analysis:</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_Toc9515736 \h </w:instrText>
            </w:r>
            <w:r w:rsidRPr="00BF0D55">
              <w:rPr>
                <w:noProof/>
                <w:webHidden/>
                <w:sz w:val="24"/>
                <w:szCs w:val="24"/>
              </w:rPr>
            </w:r>
            <w:r w:rsidRPr="00BF0D55">
              <w:rPr>
                <w:noProof/>
                <w:webHidden/>
                <w:sz w:val="24"/>
                <w:szCs w:val="24"/>
              </w:rPr>
              <w:fldChar w:fldCharType="separate"/>
            </w:r>
            <w:r w:rsidR="009535E9">
              <w:rPr>
                <w:noProof/>
                <w:webHidden/>
                <w:sz w:val="24"/>
                <w:szCs w:val="24"/>
              </w:rPr>
              <w:t>5</w:t>
            </w:r>
            <w:r w:rsidRPr="00BF0D55">
              <w:rPr>
                <w:noProof/>
                <w:webHidden/>
                <w:sz w:val="24"/>
                <w:szCs w:val="24"/>
              </w:rPr>
              <w:fldChar w:fldCharType="end"/>
            </w:r>
          </w:hyperlink>
        </w:p>
        <w:p w14:paraId="001AA616" w14:textId="1B086867"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37" w:history="1">
            <w:r w:rsidRPr="00BF0D55">
              <w:rPr>
                <w:rStyle w:val="Hyperlink"/>
                <w:rFonts w:ascii="Times New Roman" w:hAnsi="Times New Roman"/>
                <w:noProof/>
                <w:sz w:val="24"/>
                <w:szCs w:val="24"/>
              </w:rPr>
              <w:t>2.2 Regression Model:</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_Toc9515737 \h </w:instrText>
            </w:r>
            <w:r w:rsidRPr="00BF0D55">
              <w:rPr>
                <w:noProof/>
                <w:webHidden/>
                <w:sz w:val="24"/>
                <w:szCs w:val="24"/>
              </w:rPr>
            </w:r>
            <w:r w:rsidRPr="00BF0D55">
              <w:rPr>
                <w:noProof/>
                <w:webHidden/>
                <w:sz w:val="24"/>
                <w:szCs w:val="24"/>
              </w:rPr>
              <w:fldChar w:fldCharType="separate"/>
            </w:r>
            <w:r w:rsidR="009535E9">
              <w:rPr>
                <w:noProof/>
                <w:webHidden/>
                <w:sz w:val="24"/>
                <w:szCs w:val="24"/>
              </w:rPr>
              <w:t>6</w:t>
            </w:r>
            <w:r w:rsidRPr="00BF0D55">
              <w:rPr>
                <w:noProof/>
                <w:webHidden/>
                <w:sz w:val="24"/>
                <w:szCs w:val="24"/>
              </w:rPr>
              <w:fldChar w:fldCharType="end"/>
            </w:r>
          </w:hyperlink>
        </w:p>
        <w:p w14:paraId="196249B9" w14:textId="2C6FAFD7"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38" w:history="1">
            <w:r w:rsidRPr="00BF0D55">
              <w:rPr>
                <w:rStyle w:val="Hyperlink"/>
                <w:rFonts w:ascii="Times New Roman" w:hAnsi="Times New Roman"/>
                <w:noProof/>
                <w:sz w:val="24"/>
                <w:szCs w:val="24"/>
              </w:rPr>
              <w:t>2.3 Model validation</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_Toc9515738 \h </w:instrText>
            </w:r>
            <w:r w:rsidRPr="00BF0D55">
              <w:rPr>
                <w:noProof/>
                <w:webHidden/>
                <w:sz w:val="24"/>
                <w:szCs w:val="24"/>
              </w:rPr>
            </w:r>
            <w:r w:rsidRPr="00BF0D55">
              <w:rPr>
                <w:noProof/>
                <w:webHidden/>
                <w:sz w:val="24"/>
                <w:szCs w:val="24"/>
              </w:rPr>
              <w:fldChar w:fldCharType="separate"/>
            </w:r>
            <w:r w:rsidR="009535E9">
              <w:rPr>
                <w:noProof/>
                <w:webHidden/>
                <w:sz w:val="24"/>
                <w:szCs w:val="24"/>
              </w:rPr>
              <w:t>9</w:t>
            </w:r>
            <w:r w:rsidRPr="00BF0D55">
              <w:rPr>
                <w:noProof/>
                <w:webHidden/>
                <w:sz w:val="24"/>
                <w:szCs w:val="24"/>
              </w:rPr>
              <w:fldChar w:fldCharType="end"/>
            </w:r>
          </w:hyperlink>
        </w:p>
        <w:p w14:paraId="6AB30CBB" w14:textId="13A92D36" w:rsidR="00BF0D55" w:rsidRPr="00BF0D55" w:rsidRDefault="00BF0D55" w:rsidP="009535E9">
          <w:pPr>
            <w:pStyle w:val="TOC1"/>
            <w:rPr>
              <w:rFonts w:eastAsiaTheme="minorEastAsia" w:cstheme="minorBidi"/>
              <w:noProof/>
            </w:rPr>
          </w:pPr>
          <w:hyperlink w:anchor="_Toc9515739" w:history="1">
            <w:r w:rsidRPr="00BF0D55">
              <w:rPr>
                <w:rStyle w:val="Hyperlink"/>
                <w:rFonts w:ascii="Times New Roman" w:hAnsi="Times New Roman"/>
                <w:noProof/>
                <w:sz w:val="28"/>
                <w:szCs w:val="28"/>
              </w:rPr>
              <w:t>Final Model – Crime Added</w:t>
            </w:r>
            <w:r w:rsidRPr="00BF0D55">
              <w:rPr>
                <w:noProof/>
                <w:webHidden/>
              </w:rPr>
              <w:tab/>
            </w:r>
            <w:r w:rsidRPr="00BF0D55">
              <w:rPr>
                <w:noProof/>
                <w:webHidden/>
              </w:rPr>
              <w:fldChar w:fldCharType="begin"/>
            </w:r>
            <w:r w:rsidRPr="00BF0D55">
              <w:rPr>
                <w:noProof/>
                <w:webHidden/>
              </w:rPr>
              <w:instrText xml:space="preserve"> PAGEREF _Toc9515739 \h </w:instrText>
            </w:r>
            <w:r w:rsidRPr="00BF0D55">
              <w:rPr>
                <w:noProof/>
                <w:webHidden/>
              </w:rPr>
            </w:r>
            <w:r w:rsidRPr="00BF0D55">
              <w:rPr>
                <w:noProof/>
                <w:webHidden/>
              </w:rPr>
              <w:fldChar w:fldCharType="separate"/>
            </w:r>
            <w:r w:rsidR="009535E9">
              <w:rPr>
                <w:noProof/>
                <w:webHidden/>
              </w:rPr>
              <w:t>10</w:t>
            </w:r>
            <w:r w:rsidRPr="00BF0D55">
              <w:rPr>
                <w:noProof/>
                <w:webHidden/>
              </w:rPr>
              <w:fldChar w:fldCharType="end"/>
            </w:r>
          </w:hyperlink>
        </w:p>
        <w:p w14:paraId="71FC57ED" w14:textId="70C7BEA6"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40" w:history="1">
            <w:r w:rsidRPr="00BF0D55">
              <w:rPr>
                <w:rStyle w:val="Hyperlink"/>
                <w:rFonts w:ascii="Times New Roman" w:hAnsi="Times New Roman"/>
                <w:noProof/>
                <w:sz w:val="24"/>
                <w:szCs w:val="24"/>
              </w:rPr>
              <w:t>3.1 Preliminary analysis:</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_Toc9515740 \h </w:instrText>
            </w:r>
            <w:r w:rsidRPr="00BF0D55">
              <w:rPr>
                <w:noProof/>
                <w:webHidden/>
                <w:sz w:val="24"/>
                <w:szCs w:val="24"/>
              </w:rPr>
            </w:r>
            <w:r w:rsidRPr="00BF0D55">
              <w:rPr>
                <w:noProof/>
                <w:webHidden/>
                <w:sz w:val="24"/>
                <w:szCs w:val="24"/>
              </w:rPr>
              <w:fldChar w:fldCharType="separate"/>
            </w:r>
            <w:r w:rsidR="009535E9">
              <w:rPr>
                <w:noProof/>
                <w:webHidden/>
                <w:sz w:val="24"/>
                <w:szCs w:val="24"/>
              </w:rPr>
              <w:t>10</w:t>
            </w:r>
            <w:r w:rsidRPr="00BF0D55">
              <w:rPr>
                <w:noProof/>
                <w:webHidden/>
                <w:sz w:val="24"/>
                <w:szCs w:val="24"/>
              </w:rPr>
              <w:fldChar w:fldCharType="end"/>
            </w:r>
          </w:hyperlink>
        </w:p>
        <w:p w14:paraId="78C60406" w14:textId="58A80FBD"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41" w:history="1">
            <w:r w:rsidRPr="00BF0D55">
              <w:rPr>
                <w:rStyle w:val="Hyperlink"/>
                <w:rFonts w:ascii="Times New Roman" w:hAnsi="Times New Roman"/>
                <w:noProof/>
                <w:sz w:val="24"/>
                <w:szCs w:val="24"/>
              </w:rPr>
              <w:t>3.2 Regression Model:</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_Toc9515741 \h </w:instrText>
            </w:r>
            <w:r w:rsidRPr="00BF0D55">
              <w:rPr>
                <w:noProof/>
                <w:webHidden/>
                <w:sz w:val="24"/>
                <w:szCs w:val="24"/>
              </w:rPr>
            </w:r>
            <w:r w:rsidRPr="00BF0D55">
              <w:rPr>
                <w:noProof/>
                <w:webHidden/>
                <w:sz w:val="24"/>
                <w:szCs w:val="24"/>
              </w:rPr>
              <w:fldChar w:fldCharType="separate"/>
            </w:r>
            <w:r w:rsidR="009535E9">
              <w:rPr>
                <w:noProof/>
                <w:webHidden/>
                <w:sz w:val="24"/>
                <w:szCs w:val="24"/>
              </w:rPr>
              <w:t>12</w:t>
            </w:r>
            <w:r w:rsidRPr="00BF0D55">
              <w:rPr>
                <w:noProof/>
                <w:webHidden/>
                <w:sz w:val="24"/>
                <w:szCs w:val="24"/>
              </w:rPr>
              <w:fldChar w:fldCharType="end"/>
            </w:r>
          </w:hyperlink>
        </w:p>
        <w:p w14:paraId="5F954DCB" w14:textId="75A0E34C"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42" w:history="1">
            <w:r w:rsidRPr="00BF0D55">
              <w:rPr>
                <w:rStyle w:val="Hyperlink"/>
                <w:rFonts w:ascii="Times New Roman" w:hAnsi="Times New Roman"/>
                <w:noProof/>
                <w:sz w:val="24"/>
                <w:szCs w:val="24"/>
              </w:rPr>
              <w:t>3.3 Model validation</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_Toc9515742 \h </w:instrText>
            </w:r>
            <w:r w:rsidRPr="00BF0D55">
              <w:rPr>
                <w:noProof/>
                <w:webHidden/>
                <w:sz w:val="24"/>
                <w:szCs w:val="24"/>
              </w:rPr>
            </w:r>
            <w:r w:rsidRPr="00BF0D55">
              <w:rPr>
                <w:noProof/>
                <w:webHidden/>
                <w:sz w:val="24"/>
                <w:szCs w:val="24"/>
              </w:rPr>
              <w:fldChar w:fldCharType="separate"/>
            </w:r>
            <w:r w:rsidR="009535E9">
              <w:rPr>
                <w:noProof/>
                <w:webHidden/>
                <w:sz w:val="24"/>
                <w:szCs w:val="24"/>
              </w:rPr>
              <w:t>14</w:t>
            </w:r>
            <w:r w:rsidRPr="00BF0D55">
              <w:rPr>
                <w:noProof/>
                <w:webHidden/>
                <w:sz w:val="24"/>
                <w:szCs w:val="24"/>
              </w:rPr>
              <w:fldChar w:fldCharType="end"/>
            </w:r>
          </w:hyperlink>
        </w:p>
        <w:p w14:paraId="7DD64912" w14:textId="123008E7"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43" w:history="1">
            <w:r w:rsidRPr="00BF0D55">
              <w:rPr>
                <w:rStyle w:val="Hyperlink"/>
                <w:rFonts w:ascii="Times New Roman" w:hAnsi="Times New Roman"/>
                <w:noProof/>
                <w:sz w:val="24"/>
                <w:szCs w:val="24"/>
              </w:rPr>
              <w:t>3.4 Model Improvement</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_Toc9515743 \h </w:instrText>
            </w:r>
            <w:r w:rsidRPr="00BF0D55">
              <w:rPr>
                <w:noProof/>
                <w:webHidden/>
                <w:sz w:val="24"/>
                <w:szCs w:val="24"/>
              </w:rPr>
            </w:r>
            <w:r w:rsidRPr="00BF0D55">
              <w:rPr>
                <w:noProof/>
                <w:webHidden/>
                <w:sz w:val="24"/>
                <w:szCs w:val="24"/>
              </w:rPr>
              <w:fldChar w:fldCharType="separate"/>
            </w:r>
            <w:r w:rsidR="009535E9">
              <w:rPr>
                <w:noProof/>
                <w:webHidden/>
                <w:sz w:val="24"/>
                <w:szCs w:val="24"/>
              </w:rPr>
              <w:t>15</w:t>
            </w:r>
            <w:r w:rsidRPr="00BF0D55">
              <w:rPr>
                <w:noProof/>
                <w:webHidden/>
                <w:sz w:val="24"/>
                <w:szCs w:val="24"/>
              </w:rPr>
              <w:fldChar w:fldCharType="end"/>
            </w:r>
          </w:hyperlink>
        </w:p>
        <w:p w14:paraId="20BE4010" w14:textId="355B5B99" w:rsidR="00BF0D55" w:rsidRPr="00BF0D55" w:rsidRDefault="00BF0D55" w:rsidP="009535E9">
          <w:pPr>
            <w:pStyle w:val="TOC1"/>
            <w:rPr>
              <w:rFonts w:eastAsiaTheme="minorEastAsia" w:cstheme="minorBidi"/>
              <w:noProof/>
            </w:rPr>
          </w:pPr>
          <w:hyperlink w:anchor="_Toc9515744" w:history="1">
            <w:r w:rsidRPr="00BF0D55">
              <w:rPr>
                <w:rStyle w:val="Hyperlink"/>
                <w:rFonts w:ascii="Times New Roman" w:hAnsi="Times New Roman"/>
                <w:noProof/>
                <w:sz w:val="28"/>
                <w:szCs w:val="28"/>
              </w:rPr>
              <w:t>Interpretation</w:t>
            </w:r>
            <w:r w:rsidRPr="00BF0D55">
              <w:rPr>
                <w:noProof/>
                <w:webHidden/>
              </w:rPr>
              <w:tab/>
            </w:r>
            <w:r w:rsidRPr="00BF0D55">
              <w:rPr>
                <w:noProof/>
                <w:webHidden/>
              </w:rPr>
              <w:fldChar w:fldCharType="begin"/>
            </w:r>
            <w:r w:rsidRPr="00BF0D55">
              <w:rPr>
                <w:noProof/>
                <w:webHidden/>
              </w:rPr>
              <w:instrText xml:space="preserve"> PAGEREF _Toc9515744 \h </w:instrText>
            </w:r>
            <w:r w:rsidRPr="00BF0D55">
              <w:rPr>
                <w:noProof/>
                <w:webHidden/>
              </w:rPr>
            </w:r>
            <w:r w:rsidRPr="00BF0D55">
              <w:rPr>
                <w:noProof/>
                <w:webHidden/>
              </w:rPr>
              <w:fldChar w:fldCharType="separate"/>
            </w:r>
            <w:r w:rsidR="009535E9">
              <w:rPr>
                <w:noProof/>
                <w:webHidden/>
              </w:rPr>
              <w:t>16</w:t>
            </w:r>
            <w:r w:rsidRPr="00BF0D55">
              <w:rPr>
                <w:noProof/>
                <w:webHidden/>
              </w:rPr>
              <w:fldChar w:fldCharType="end"/>
            </w:r>
          </w:hyperlink>
        </w:p>
        <w:p w14:paraId="3DAC577E" w14:textId="035615FD"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45" w:history="1">
            <w:r w:rsidRPr="00BF0D55">
              <w:rPr>
                <w:rStyle w:val="Hyperlink"/>
                <w:rFonts w:ascii="Times New Roman" w:hAnsi="Times New Roman"/>
                <w:noProof/>
                <w:sz w:val="24"/>
                <w:szCs w:val="24"/>
              </w:rPr>
              <w:t>4.1 Predictor interpretation</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_Toc9515745 \h </w:instrText>
            </w:r>
            <w:r w:rsidRPr="00BF0D55">
              <w:rPr>
                <w:noProof/>
                <w:webHidden/>
                <w:sz w:val="24"/>
                <w:szCs w:val="24"/>
              </w:rPr>
            </w:r>
            <w:r w:rsidRPr="00BF0D55">
              <w:rPr>
                <w:noProof/>
                <w:webHidden/>
                <w:sz w:val="24"/>
                <w:szCs w:val="24"/>
              </w:rPr>
              <w:fldChar w:fldCharType="separate"/>
            </w:r>
            <w:r w:rsidR="009535E9">
              <w:rPr>
                <w:noProof/>
                <w:webHidden/>
                <w:sz w:val="24"/>
                <w:szCs w:val="24"/>
              </w:rPr>
              <w:t>16</w:t>
            </w:r>
            <w:r w:rsidRPr="00BF0D55">
              <w:rPr>
                <w:noProof/>
                <w:webHidden/>
                <w:sz w:val="24"/>
                <w:szCs w:val="24"/>
              </w:rPr>
              <w:fldChar w:fldCharType="end"/>
            </w:r>
          </w:hyperlink>
        </w:p>
        <w:p w14:paraId="17A540A9" w14:textId="547469B3" w:rsidR="00BF0D55" w:rsidRPr="00BF0D55" w:rsidRDefault="00BF0D55" w:rsidP="00BF0D55">
          <w:pPr>
            <w:pStyle w:val="TOC2"/>
            <w:tabs>
              <w:tab w:val="right" w:leader="dot" w:pos="9350"/>
            </w:tabs>
            <w:spacing w:line="480" w:lineRule="auto"/>
            <w:rPr>
              <w:rFonts w:eastAsiaTheme="minorEastAsia" w:cstheme="minorBidi"/>
              <w:b w:val="0"/>
              <w:bCs w:val="0"/>
              <w:noProof/>
              <w:sz w:val="28"/>
              <w:szCs w:val="28"/>
            </w:rPr>
          </w:pPr>
          <w:hyperlink w:anchor="_Toc9515746" w:history="1">
            <w:r w:rsidRPr="00BF0D55">
              <w:rPr>
                <w:rStyle w:val="Hyperlink"/>
                <w:rFonts w:ascii="Times New Roman" w:hAnsi="Times New Roman"/>
                <w:noProof/>
                <w:sz w:val="24"/>
                <w:szCs w:val="24"/>
              </w:rPr>
              <w:t>4.2 Correlation interpretation</w:t>
            </w:r>
            <w:r w:rsidRPr="00BF0D55">
              <w:rPr>
                <w:noProof/>
                <w:webHidden/>
                <w:sz w:val="24"/>
                <w:szCs w:val="24"/>
              </w:rPr>
              <w:tab/>
            </w:r>
            <w:r w:rsidRPr="00BF0D55">
              <w:rPr>
                <w:noProof/>
                <w:webHidden/>
                <w:sz w:val="24"/>
                <w:szCs w:val="24"/>
              </w:rPr>
              <w:fldChar w:fldCharType="begin"/>
            </w:r>
            <w:r w:rsidRPr="00BF0D55">
              <w:rPr>
                <w:noProof/>
                <w:webHidden/>
                <w:sz w:val="24"/>
                <w:szCs w:val="24"/>
              </w:rPr>
              <w:instrText xml:space="preserve"> PAGEREF _Toc9515746 \h </w:instrText>
            </w:r>
            <w:r w:rsidRPr="00BF0D55">
              <w:rPr>
                <w:noProof/>
                <w:webHidden/>
                <w:sz w:val="24"/>
                <w:szCs w:val="24"/>
              </w:rPr>
            </w:r>
            <w:r w:rsidRPr="00BF0D55">
              <w:rPr>
                <w:noProof/>
                <w:webHidden/>
                <w:sz w:val="24"/>
                <w:szCs w:val="24"/>
              </w:rPr>
              <w:fldChar w:fldCharType="separate"/>
            </w:r>
            <w:r w:rsidR="009535E9">
              <w:rPr>
                <w:noProof/>
                <w:webHidden/>
                <w:sz w:val="24"/>
                <w:szCs w:val="24"/>
              </w:rPr>
              <w:t>19</w:t>
            </w:r>
            <w:r w:rsidRPr="00BF0D55">
              <w:rPr>
                <w:noProof/>
                <w:webHidden/>
                <w:sz w:val="24"/>
                <w:szCs w:val="24"/>
              </w:rPr>
              <w:fldChar w:fldCharType="end"/>
            </w:r>
          </w:hyperlink>
        </w:p>
        <w:p w14:paraId="39AE5C9A" w14:textId="75C2CF88" w:rsidR="00BF0D55" w:rsidRPr="00BF0D55" w:rsidRDefault="00BF0D55" w:rsidP="009535E9">
          <w:pPr>
            <w:pStyle w:val="TOC1"/>
            <w:rPr>
              <w:rFonts w:eastAsiaTheme="minorEastAsia" w:cstheme="minorBidi"/>
              <w:noProof/>
            </w:rPr>
          </w:pPr>
          <w:hyperlink w:anchor="_Toc9515747" w:history="1">
            <w:r w:rsidRPr="00BF0D55">
              <w:rPr>
                <w:rStyle w:val="Hyperlink"/>
                <w:rFonts w:ascii="Times New Roman" w:hAnsi="Times New Roman"/>
                <w:noProof/>
                <w:sz w:val="28"/>
                <w:szCs w:val="28"/>
              </w:rPr>
              <w:t>Conclusion</w:t>
            </w:r>
            <w:r w:rsidRPr="00BF0D55">
              <w:rPr>
                <w:noProof/>
                <w:webHidden/>
              </w:rPr>
              <w:tab/>
            </w:r>
            <w:r w:rsidRPr="00BF0D55">
              <w:rPr>
                <w:noProof/>
                <w:webHidden/>
              </w:rPr>
              <w:fldChar w:fldCharType="begin"/>
            </w:r>
            <w:r w:rsidRPr="00BF0D55">
              <w:rPr>
                <w:noProof/>
                <w:webHidden/>
              </w:rPr>
              <w:instrText xml:space="preserve"> PAGEREF _Toc9515747 \h </w:instrText>
            </w:r>
            <w:r w:rsidRPr="00BF0D55">
              <w:rPr>
                <w:noProof/>
                <w:webHidden/>
              </w:rPr>
            </w:r>
            <w:r w:rsidRPr="00BF0D55">
              <w:rPr>
                <w:noProof/>
                <w:webHidden/>
              </w:rPr>
              <w:fldChar w:fldCharType="separate"/>
            </w:r>
            <w:r w:rsidR="009535E9">
              <w:rPr>
                <w:noProof/>
                <w:webHidden/>
              </w:rPr>
              <w:t>21</w:t>
            </w:r>
            <w:r w:rsidRPr="00BF0D55">
              <w:rPr>
                <w:noProof/>
                <w:webHidden/>
              </w:rPr>
              <w:fldChar w:fldCharType="end"/>
            </w:r>
          </w:hyperlink>
        </w:p>
        <w:p w14:paraId="7176CB48" w14:textId="24140B77" w:rsidR="00AA69CD" w:rsidRDefault="00AA69CD" w:rsidP="00BF0D55">
          <w:pPr>
            <w:spacing w:line="480" w:lineRule="auto"/>
            <w:rPr>
              <w:sz w:val="44"/>
            </w:rPr>
          </w:pPr>
          <w:r w:rsidRPr="00BF0D55">
            <w:rPr>
              <w:b/>
              <w:bCs/>
              <w:noProof/>
              <w:sz w:val="28"/>
              <w:szCs w:val="28"/>
            </w:rPr>
            <w:fldChar w:fldCharType="end"/>
          </w:r>
        </w:p>
      </w:sdtContent>
    </w:sdt>
    <w:p w14:paraId="7848A360" w14:textId="1D556E57" w:rsidR="0082004D" w:rsidRDefault="00BC1A45" w:rsidP="0082004D">
      <w:pPr>
        <w:spacing w:line="360" w:lineRule="auto"/>
        <w:jc w:val="center"/>
        <w:rPr>
          <w:sz w:val="44"/>
        </w:rPr>
      </w:pPr>
      <w:r>
        <w:rPr>
          <w:sz w:val="44"/>
        </w:rPr>
        <w:lastRenderedPageBreak/>
        <w:t xml:space="preserve">MSIT 423 </w:t>
      </w:r>
    </w:p>
    <w:p w14:paraId="56B680C9" w14:textId="38F05DBB" w:rsidR="00BC1A45" w:rsidRDefault="00BC1A45" w:rsidP="0082004D">
      <w:pPr>
        <w:spacing w:line="360" w:lineRule="auto"/>
        <w:jc w:val="center"/>
        <w:rPr>
          <w:sz w:val="44"/>
        </w:rPr>
      </w:pPr>
      <w:r>
        <w:rPr>
          <w:sz w:val="44"/>
        </w:rPr>
        <w:t>Project One</w:t>
      </w:r>
    </w:p>
    <w:p w14:paraId="6FCEA252" w14:textId="7CDABF8A" w:rsidR="00BC1A45" w:rsidRPr="0082004D" w:rsidRDefault="0082004D" w:rsidP="0082004D">
      <w:pPr>
        <w:spacing w:line="360" w:lineRule="auto"/>
        <w:jc w:val="center"/>
        <w:rPr>
          <w:i/>
          <w:sz w:val="28"/>
        </w:rPr>
      </w:pPr>
      <w:r w:rsidRPr="0082004D">
        <w:rPr>
          <w:i/>
          <w:sz w:val="28"/>
        </w:rPr>
        <w:t>Ray Liu</w:t>
      </w:r>
      <w:r>
        <w:rPr>
          <w:rFonts w:ascii="SimSun" w:eastAsia="SimSun" w:hAnsi="SimSun" w:cs="SimSun" w:hint="eastAsia"/>
          <w:i/>
          <w:sz w:val="28"/>
        </w:rPr>
        <w:t>,</w:t>
      </w:r>
      <w:r w:rsidR="00081A59" w:rsidRPr="00081A59">
        <w:t xml:space="preserve"> </w:t>
      </w:r>
      <w:r w:rsidR="00081A59">
        <w:rPr>
          <w:rFonts w:hint="eastAsia"/>
          <w:i/>
          <w:sz w:val="28"/>
        </w:rPr>
        <w:t>J</w:t>
      </w:r>
      <w:r w:rsidR="00081A59" w:rsidRPr="00081A59">
        <w:rPr>
          <w:i/>
          <w:sz w:val="28"/>
        </w:rPr>
        <w:t>essica</w:t>
      </w:r>
      <w:r w:rsidR="00081A59">
        <w:rPr>
          <w:i/>
          <w:sz w:val="28"/>
        </w:rPr>
        <w:t xml:space="preserve"> </w:t>
      </w:r>
      <w:r w:rsidRPr="0082004D">
        <w:rPr>
          <w:i/>
          <w:sz w:val="28"/>
        </w:rPr>
        <w:t xml:space="preserve">Qin, </w:t>
      </w:r>
      <w:proofErr w:type="spellStart"/>
      <w:r w:rsidRPr="0082004D">
        <w:rPr>
          <w:i/>
          <w:sz w:val="28"/>
        </w:rPr>
        <w:t>YangHong</w:t>
      </w:r>
      <w:proofErr w:type="spellEnd"/>
      <w:r w:rsidRPr="0082004D">
        <w:rPr>
          <w:i/>
          <w:sz w:val="28"/>
        </w:rPr>
        <w:t xml:space="preserve">, </w:t>
      </w:r>
      <w:proofErr w:type="spellStart"/>
      <w:r w:rsidRPr="0082004D">
        <w:rPr>
          <w:i/>
          <w:sz w:val="28"/>
        </w:rPr>
        <w:t>Yifan</w:t>
      </w:r>
      <w:proofErr w:type="spellEnd"/>
      <w:r w:rsidRPr="0082004D">
        <w:rPr>
          <w:i/>
          <w:sz w:val="28"/>
        </w:rPr>
        <w:t xml:space="preserve"> Chen, </w:t>
      </w:r>
      <w:proofErr w:type="spellStart"/>
      <w:r w:rsidRPr="0082004D">
        <w:rPr>
          <w:i/>
          <w:sz w:val="28"/>
        </w:rPr>
        <w:t>Yunzi</w:t>
      </w:r>
      <w:proofErr w:type="spellEnd"/>
      <w:r w:rsidRPr="0082004D">
        <w:rPr>
          <w:i/>
          <w:sz w:val="28"/>
        </w:rPr>
        <w:t xml:space="preserve"> Zhang</w:t>
      </w:r>
    </w:p>
    <w:p w14:paraId="2FC59AAB" w14:textId="77777777" w:rsidR="00BC1A45" w:rsidRDefault="00BC1A45" w:rsidP="00A94AEC">
      <w:pPr>
        <w:spacing w:line="360" w:lineRule="auto"/>
        <w:rPr>
          <w:sz w:val="44"/>
        </w:rPr>
      </w:pPr>
    </w:p>
    <w:p w14:paraId="07B0331A" w14:textId="6BA25051" w:rsidR="00BC1A45" w:rsidRPr="00081A59" w:rsidRDefault="00C7673C" w:rsidP="00081A59">
      <w:pPr>
        <w:pStyle w:val="Heading1"/>
        <w:rPr>
          <w:rFonts w:ascii="Times New Roman" w:hAnsi="Times New Roman" w:cs="Times New Roman"/>
          <w:color w:val="000000" w:themeColor="text1"/>
          <w:sz w:val="40"/>
        </w:rPr>
      </w:pPr>
      <w:bookmarkStart w:id="1" w:name="_Toc9515732"/>
      <w:r w:rsidRPr="00081A59">
        <w:rPr>
          <w:rFonts w:ascii="Times New Roman" w:hAnsi="Times New Roman" w:cs="Times New Roman"/>
          <w:color w:val="000000" w:themeColor="text1"/>
          <w:sz w:val="40"/>
        </w:rPr>
        <w:t>Features and model description</w:t>
      </w:r>
      <w:bookmarkEnd w:id="1"/>
    </w:p>
    <w:p w14:paraId="4CF02EC2" w14:textId="77777777" w:rsidR="00AA69CD" w:rsidRPr="00AA69CD" w:rsidRDefault="00AA69CD" w:rsidP="00AA69CD"/>
    <w:p w14:paraId="62D2A084" w14:textId="2F239127" w:rsidR="00BC1A45" w:rsidRPr="00653E7B" w:rsidRDefault="00BC1A45" w:rsidP="00A94AEC">
      <w:pPr>
        <w:spacing w:line="360" w:lineRule="auto"/>
      </w:pPr>
      <w:r w:rsidRPr="00BC1A45">
        <w:t>We</w:t>
      </w:r>
      <w:r>
        <w:t xml:space="preserve"> picked some of original variables considering their casual relationships, and finally get the fowling model based on the linear assumption with an adjusted R square of 7</w:t>
      </w:r>
      <w:ins w:id="2" w:author="Ray Liu" w:date="2019-05-22T19:16:00Z">
        <w:r w:rsidR="0059048A">
          <w:t>9</w:t>
        </w:r>
      </w:ins>
      <w:del w:id="3" w:author="Ray Liu" w:date="2019-05-22T19:16:00Z">
        <w:r w:rsidDel="0059048A">
          <w:delText>5</w:delText>
        </w:r>
      </w:del>
      <w:r>
        <w:t>.</w:t>
      </w:r>
      <w:ins w:id="4" w:author="Ray Liu" w:date="2019-05-22T19:16:00Z">
        <w:r w:rsidR="0059048A">
          <w:t>24</w:t>
        </w:r>
      </w:ins>
      <w:del w:id="5" w:author="Ray Liu" w:date="2019-05-22T19:16:00Z">
        <w:r w:rsidDel="0059048A">
          <w:delText>48</w:delText>
        </w:r>
      </w:del>
      <w:r>
        <w:t>%.</w:t>
      </w:r>
    </w:p>
    <w:p w14:paraId="5EFCC872" w14:textId="77777777" w:rsidR="00BC1A45" w:rsidRPr="00BC1A45" w:rsidRDefault="00BC1A45" w:rsidP="00A94AEC">
      <w:pPr>
        <w:spacing w:line="360" w:lineRule="auto"/>
      </w:pPr>
    </w:p>
    <w:p w14:paraId="53A0E07E" w14:textId="19DC3C2C" w:rsidR="00C7673C" w:rsidRPr="00BC1A45" w:rsidRDefault="00324136" w:rsidP="00A94AEC">
      <w:pPr>
        <w:spacing w:line="360" w:lineRule="auto"/>
      </w:pPr>
      <m:oMathPara>
        <m:oMath>
          <m:r>
            <w:rPr>
              <w:rFonts w:ascii="Cambria Math" w:hAnsi="Cambria Math"/>
            </w:rPr>
            <m:t>trips=</m:t>
          </m:r>
          <m:r>
            <w:ins w:id="6" w:author="Ray Liu" w:date="2019-05-22T19:17:00Z">
              <w:rPr>
                <w:rFonts w:ascii="Cambria Math" w:hAnsi="Cambria Math"/>
              </w:rPr>
              <m:t>6.1349</m:t>
            </w:ins>
          </m:r>
          <m:r>
            <w:del w:id="7" w:author="Ray Liu" w:date="2019-05-22T19:17:00Z">
              <w:rPr>
                <w:rFonts w:ascii="Cambria Math" w:hAnsi="Cambria Math"/>
              </w:rPr>
              <m:t>8.1</m:t>
            </w:del>
          </m:r>
          <m:r>
            <w:rPr>
              <w:rFonts w:ascii="Cambria Math" w:hAnsi="Cambria Math"/>
            </w:rPr>
            <m:t>-0.</m:t>
          </m:r>
          <m:r>
            <w:ins w:id="8" w:author="Ray Liu" w:date="2019-05-22T19:17:00Z">
              <w:rPr>
                <w:rFonts w:ascii="Cambria Math" w:hAnsi="Cambria Math"/>
              </w:rPr>
              <m:t>6436</m:t>
            </w:ins>
          </m:r>
          <m:r>
            <w:del w:id="9" w:author="Ray Liu" w:date="2019-05-22T19:17:00Z">
              <w:rPr>
                <w:rFonts w:ascii="Cambria Math" w:hAnsi="Cambria Math"/>
              </w:rPr>
              <m:t>38557</m:t>
            </w:del>
          </m:r>
          <m:r>
            <w:rPr>
              <w:rFonts w:ascii="Cambria Math" w:hAnsi="Cambria Math"/>
            </w:rPr>
            <m:t>ASSAULT</m:t>
          </m:r>
          <m:r>
            <w:del w:id="10" w:author="Ray Liu" w:date="2019-05-22T19:17:00Z">
              <w:rPr>
                <w:rFonts w:ascii="Cambria Math" w:hAnsi="Cambria Math"/>
              </w:rPr>
              <m:t>-0.34593</m:t>
            </w:del>
          </m:r>
          <m:r>
            <w:ins w:id="11" w:author="Ray Liu" w:date="2019-05-22T19:17:00Z">
              <w:rPr>
                <w:rFonts w:ascii="Cambria Math" w:hAnsi="Cambria Math"/>
              </w:rPr>
              <m:t>+0.8391</m:t>
            </w:ins>
          </m:r>
          <m:r>
            <w:del w:id="12" w:author="Ray Liu" w:date="2019-05-22T19:24:00Z">
              <w:rPr>
                <w:rFonts w:ascii="Cambria Math" w:hAnsi="Cambria Math"/>
              </w:rPr>
              <m:t>BURGLARY</m:t>
            </w:del>
          </m:r>
          <m:r>
            <w:ins w:id="13" w:author="Ray Liu" w:date="2019-05-22T19:24:00Z">
              <w:rPr>
                <w:rFonts w:ascii="Cambria Math" w:hAnsi="Cambria Math"/>
              </w:rPr>
              <m:t>BATTERY</m:t>
            </w:ins>
          </m:r>
          <m:r>
            <w:ins w:id="14" w:author="Ray Liu" w:date="2019-05-22T19:19:00Z">
              <w:rPr>
                <w:rFonts w:ascii="Cambria Math" w:hAnsi="Cambria Math"/>
              </w:rPr>
              <m:t>-1.5349</m:t>
            </w:ins>
          </m:r>
          <m:r>
            <w:del w:id="15" w:author="Ray Liu" w:date="2019-05-22T19:18:00Z">
              <w:rPr>
                <w:rFonts w:ascii="Cambria Math" w:hAnsi="Cambria Math"/>
              </w:rPr>
              <m:t>+</m:t>
            </w:del>
          </m:r>
          <m:func>
            <m:funcPr>
              <m:ctrlPr>
                <w:rPr>
                  <w:rFonts w:ascii="Cambria Math" w:hAnsi="Cambria Math"/>
                </w:rPr>
              </m:ctrlPr>
            </m:funcPr>
            <m:fName>
              <m:r>
                <w:ins w:id="16" w:author="Ray Liu" w:date="2019-05-22T19:20:00Z">
                  <m:rPr>
                    <m:sty m:val="p"/>
                  </m:rPr>
                  <w:rPr>
                    <w:rFonts w:ascii="Cambria Math" w:hAnsi="Cambria Math"/>
                  </w:rPr>
                  <m:t>Log</m:t>
                </w:ins>
              </m:r>
              <m:r>
                <w:del w:id="17" w:author="Ray Liu" w:date="2019-05-22T19:20:00Z">
                  <m:rPr>
                    <m:sty m:val="p"/>
                  </m:rPr>
                  <w:rPr>
                    <w:rFonts w:ascii="Cambria Math" w:hAnsi="Cambria Math"/>
                  </w:rPr>
                  <m:t>log</m:t>
                </w:del>
              </m:r>
              <m:ctrlPr>
                <w:rPr>
                  <w:rFonts w:ascii="Cambria Math" w:hAnsi="Cambria Math"/>
                  <w:i/>
                </w:rPr>
              </m:ctrlPr>
            </m:fName>
            <m:e>
              <m:d>
                <m:dPr>
                  <m:ctrlPr>
                    <w:ins w:id="18" w:author="Ray Liu" w:date="2019-05-22T19:18:00Z">
                      <w:rPr>
                        <w:rFonts w:ascii="Cambria Math" w:hAnsi="Cambria Math"/>
                        <w:i/>
                      </w:rPr>
                    </w:ins>
                  </m:ctrlPr>
                </m:dPr>
                <m:e>
                  <m:r>
                    <w:ins w:id="19" w:author="Ray Liu" w:date="2019-05-22T19:18:00Z">
                      <w:rPr>
                        <w:rFonts w:ascii="Cambria Math" w:hAnsi="Cambria Math"/>
                      </w:rPr>
                      <m:t>DECEPTI</m:t>
                    </w:ins>
                  </m:r>
                  <m:r>
                    <w:ins w:id="20" w:author="Ray Liu" w:date="2019-05-22T19:21:00Z">
                      <w:rPr>
                        <w:rFonts w:ascii="Cambria Math" w:hAnsi="Cambria Math"/>
                      </w:rPr>
                      <m:t>V</m:t>
                    </w:ins>
                  </m:r>
                  <m:r>
                    <w:ins w:id="21" w:author="Ray Liu" w:date="2019-05-22T19:27:00Z">
                      <w:rPr>
                        <w:rFonts w:ascii="Cambria Math" w:hAnsi="Cambria Math"/>
                      </w:rPr>
                      <m:t>E_PRACTICE</m:t>
                    </w:ins>
                  </m:r>
                </m:e>
              </m:d>
            </m:e>
          </m:func>
          <m:r>
            <w:ins w:id="22" w:author="Ray Liu" w:date="2019-05-22T19:18:00Z">
              <w:rPr>
                <w:rFonts w:ascii="Cambria Math" w:hAnsi="Cambria Math"/>
              </w:rPr>
              <m:t>+</m:t>
            </w:ins>
          </m:r>
          <m:r>
            <w:ins w:id="23" w:author="Ray Liu" w:date="2019-05-22T19:19:00Z">
              <w:rPr>
                <w:rFonts w:ascii="Cambria Math" w:hAnsi="Cambria Math"/>
              </w:rPr>
              <m:t>1.0658</m:t>
            </w:ins>
          </m:r>
          <m:func>
            <m:funcPr>
              <m:ctrlPr>
                <w:rPr>
                  <w:rFonts w:ascii="Cambria Math" w:hAnsi="Cambria Math"/>
                </w:rPr>
              </m:ctrlPr>
            </m:funcPr>
            <m:fName>
              <m:r>
                <w:ins w:id="24" w:author="Ray Liu" w:date="2019-05-22T19:20:00Z">
                  <m:rPr>
                    <m:sty m:val="p"/>
                  </m:rPr>
                  <w:rPr>
                    <w:rFonts w:ascii="Cambria Math" w:hAnsi="Cambria Math"/>
                  </w:rPr>
                  <m:t>Log</m:t>
                </w:ins>
              </m:r>
              <m:r>
                <w:del w:id="25" w:author="Ray Liu" w:date="2019-05-22T19:20:00Z">
                  <m:rPr>
                    <m:sty m:val="p"/>
                  </m:rPr>
                  <w:rPr>
                    <w:rFonts w:ascii="Cambria Math" w:hAnsi="Cambria Math"/>
                  </w:rPr>
                  <m:t>log</m:t>
                </w:del>
              </m:r>
            </m:fName>
            <m:e>
              <m:d>
                <m:dPr>
                  <m:ctrlPr>
                    <w:ins w:id="26" w:author="Ray Liu" w:date="2019-05-22T19:19:00Z">
                      <w:rPr>
                        <w:rFonts w:ascii="Cambria Math" w:hAnsi="Cambria Math"/>
                        <w:i/>
                      </w:rPr>
                    </w:ins>
                  </m:ctrlPr>
                </m:dPr>
                <m:e>
                  <m:r>
                    <w:ins w:id="27" w:author="Ray Liu" w:date="2019-05-22T19:19:00Z">
                      <w:rPr>
                        <w:rFonts w:ascii="Cambria Math" w:hAnsi="Cambria Math"/>
                      </w:rPr>
                      <m:t>ROBBERY</m:t>
                    </w:ins>
                  </m:r>
                </m:e>
              </m:d>
            </m:e>
          </m:func>
          <m:r>
            <w:ins w:id="28" w:author="Ray Liu" w:date="2019-05-22T19:19:00Z">
              <w:rPr>
                <w:rFonts w:ascii="Cambria Math" w:hAnsi="Cambria Math"/>
              </w:rPr>
              <m:t>+2.0787</m:t>
            </w:ins>
          </m:r>
          <m:r>
            <w:ins w:id="29" w:author="Ray Liu" w:date="2019-05-22T19:20:00Z">
              <w:rPr>
                <w:rFonts w:ascii="Cambria Math" w:hAnsi="Cambria Math"/>
              </w:rPr>
              <m:t>Log</m:t>
            </w:ins>
          </m:r>
          <m:d>
            <m:dPr>
              <m:ctrlPr>
                <w:ins w:id="30" w:author="Ray Liu" w:date="2019-05-22T19:19:00Z">
                  <w:rPr>
                    <w:rFonts w:ascii="Cambria Math" w:hAnsi="Cambria Math"/>
                    <w:i/>
                  </w:rPr>
                </w:ins>
              </m:ctrlPr>
            </m:dPr>
            <m:e>
              <m:r>
                <w:ins w:id="31" w:author="Ray Liu" w:date="2019-05-22T19:19:00Z">
                  <w:rPr>
                    <w:rFonts w:ascii="Cambria Math" w:hAnsi="Cambria Math"/>
                  </w:rPr>
                  <m:t>THEFT</m:t>
                </w:ins>
              </m:r>
            </m:e>
          </m:d>
          <m:r>
            <w:ins w:id="32" w:author="Ray Liu" w:date="2019-05-22T19:21:00Z">
              <w:rPr>
                <w:rFonts w:ascii="Cambria Math" w:hAnsi="Cambria Math"/>
              </w:rPr>
              <m:t>-0.3784Log</m:t>
            </w:ins>
          </m:r>
          <m:d>
            <m:dPr>
              <m:ctrlPr>
                <w:ins w:id="33" w:author="Ray Liu" w:date="2019-05-22T19:21:00Z">
                  <w:rPr>
                    <w:rFonts w:ascii="Cambria Math" w:hAnsi="Cambria Math"/>
                    <w:i/>
                  </w:rPr>
                </w:ins>
              </m:ctrlPr>
            </m:dPr>
            <m:e>
              <m:d>
                <m:dPr>
                  <m:ctrlPr>
                    <w:ins w:id="34" w:author="Ray Liu" w:date="2019-05-22T19:22:00Z">
                      <w:rPr>
                        <w:rFonts w:ascii="Cambria Math" w:hAnsi="Cambria Math"/>
                        <w:i/>
                      </w:rPr>
                    </w:ins>
                  </m:ctrlPr>
                </m:dPr>
                <m:e>
                  <m:r>
                    <w:ins w:id="35" w:author="Ray Liu" w:date="2019-05-22T19:22:00Z">
                      <w:rPr>
                        <w:rFonts w:ascii="Cambria Math" w:hAnsi="Cambria Math"/>
                      </w:rPr>
                      <m:t>HOMICIDE+2</m:t>
                    </w:ins>
                  </m:r>
                </m:e>
              </m:d>
              <m:r>
                <w:ins w:id="36" w:author="Ray Liu" w:date="2019-05-22T19:22:00Z">
                  <w:rPr>
                    <w:rFonts w:ascii="Cambria Math" w:hAnsi="Cambria Math"/>
                  </w:rPr>
                  <m:t>×5</m:t>
                </w:ins>
              </m:r>
            </m:e>
          </m:d>
          <m:r>
            <w:ins w:id="37" w:author="Ray Liu" w:date="2019-05-22T19:22:00Z">
              <w:rPr>
                <w:rFonts w:ascii="Cambria Math" w:hAnsi="Cambria Math"/>
              </w:rPr>
              <m:t>-0.795</m:t>
            </w:ins>
          </m:r>
          <m:r>
            <w:ins w:id="38" w:author="Ray Liu" w:date="2019-05-22T19:23:00Z">
              <w:rPr>
                <w:rFonts w:ascii="Cambria Math" w:hAnsi="Cambria Math"/>
              </w:rPr>
              <m:t>0</m:t>
            </w:ins>
          </m:r>
          <m:rad>
            <m:radPr>
              <m:degHide m:val="1"/>
              <m:ctrlPr>
                <w:ins w:id="39" w:author="Ray Liu" w:date="2019-05-22T19:22:00Z">
                  <w:rPr>
                    <w:rFonts w:ascii="Cambria Math" w:hAnsi="Cambria Math"/>
                    <w:i/>
                  </w:rPr>
                </w:ins>
              </m:ctrlPr>
            </m:radPr>
            <m:deg/>
            <m:e>
              <m:r>
                <w:ins w:id="40" w:author="Ray Liu" w:date="2019-05-22T19:23:00Z">
                  <w:rPr>
                    <w:rFonts w:ascii="Cambria Math" w:hAnsi="Cambria Math"/>
                  </w:rPr>
                  <m:t>NARCOTICS</m:t>
                </w:ins>
              </m:r>
            </m:e>
          </m:rad>
          <m:r>
            <w:ins w:id="41" w:author="Ray Liu" w:date="2019-05-22T19:24:00Z">
              <w:rPr>
                <w:rFonts w:ascii="Cambria Math" w:hAnsi="Cambria Math"/>
              </w:rPr>
              <m:t>-0.3996</m:t>
            </w:ins>
          </m:r>
          <m:r>
            <w:ins w:id="42" w:author="Ray Liu" w:date="2019-05-22T19:25:00Z">
              <w:rPr>
                <w:rFonts w:ascii="Cambria Math" w:hAnsi="Cambria Math"/>
              </w:rPr>
              <m:t>BURGLARY</m:t>
            </w:ins>
          </m:r>
          <m:r>
            <w:del w:id="43" w:author="Ray Liu" w:date="2019-05-22T19:21:00Z">
              <w:rPr>
                <w:rFonts w:ascii="Cambria Math" w:hAnsi="Cambria Math"/>
              </w:rPr>
              <m:t>0.67074THEFT</m:t>
            </w:del>
          </m:r>
          <m:r>
            <w:rPr>
              <w:rFonts w:ascii="Cambria Math" w:hAnsi="Cambria Math"/>
            </w:rPr>
            <m:t>+0.04</m:t>
          </m:r>
          <m:r>
            <w:ins w:id="44" w:author="Ray Liu" w:date="2019-05-22T19:26:00Z">
              <w:rPr>
                <w:rFonts w:ascii="Cambria Math" w:hAnsi="Cambria Math"/>
              </w:rPr>
              <m:t>56</m:t>
            </w:ins>
          </m:r>
          <m:r>
            <w:del w:id="45" w:author="Ray Liu" w:date="2019-05-22T19:26:00Z">
              <w:rPr>
                <w:rFonts w:ascii="Cambria Math" w:hAnsi="Cambria Math"/>
              </w:rPr>
              <m:t>846</m:t>
            </w:del>
          </m:r>
          <m:r>
            <w:rPr>
              <w:rFonts w:ascii="Cambria Math" w:hAnsi="Cambria Math" w:hint="eastAsia"/>
            </w:rPr>
            <m:t>CAPACITY</m:t>
          </m:r>
          <m:r>
            <w:rPr>
              <w:rFonts w:ascii="Cambria Math" w:hAnsi="Cambria Math"/>
            </w:rPr>
            <m:t>-1</m:t>
          </m:r>
          <m:r>
            <w:ins w:id="46" w:author="Ray Liu" w:date="2019-05-22T19:26:00Z">
              <w:rPr>
                <w:rFonts w:ascii="Cambria Math" w:hAnsi="Cambria Math"/>
              </w:rPr>
              <m:t>.6138</m:t>
            </w:ins>
          </m:r>
          <m:r>
            <w:del w:id="47" w:author="Ray Liu" w:date="2019-05-22T19:26:00Z">
              <w:rPr>
                <w:rFonts w:ascii="Cambria Math" w:hAnsi="Cambria Math"/>
              </w:rPr>
              <m:t>.36232</m:t>
            </w:del>
          </m:r>
          <m:sSup>
            <m:sSupPr>
              <m:ctrlPr>
                <w:rPr>
                  <w:rFonts w:ascii="Cambria Math" w:eastAsiaTheme="minorEastAsia" w:hAnsi="Cambria Math" w:cstheme="minorBidi"/>
                  <w:i/>
                </w:rPr>
              </m:ctrlPr>
            </m:sSupPr>
            <m:e>
              <m:r>
                <w:rPr>
                  <w:rFonts w:ascii="Cambria Math" w:hAnsi="Cambria Math"/>
                </w:rPr>
                <m:t>MINORITY</m:t>
              </m:r>
            </m:e>
            <m:sup>
              <m:r>
                <w:rPr>
                  <w:rFonts w:ascii="Cambria Math" w:hAnsi="Cambria Math"/>
                </w:rPr>
                <m:t>2</m:t>
              </m:r>
            </m:sup>
          </m:sSup>
          <m:r>
            <w:ins w:id="48" w:author="Ray Liu" w:date="2019-05-22T19:26:00Z">
              <w:rPr>
                <w:rFonts w:ascii="Cambria Math" w:eastAsiaTheme="minorEastAsia" w:hAnsi="Cambria Math" w:cstheme="minorBidi"/>
              </w:rPr>
              <m:t>+0.2780log</m:t>
            </w:ins>
          </m:r>
          <m:r>
            <w:del w:id="49" w:author="Ray Liu" w:date="2019-05-22T19:26:00Z">
              <m:rPr>
                <m:sty m:val="p"/>
              </m:rPr>
              <w:rPr>
                <w:rFonts w:ascii="Cambria Math" w:eastAsiaTheme="minorEastAsia" w:hAnsi="Cambria Math" w:cstheme="minorBidi"/>
              </w:rPr>
              <m:t>log</m:t>
            </w:del>
          </m:r>
          <m:r>
            <m:rPr>
              <m:sty m:val="p"/>
            </m:rPr>
            <w:rPr>
              <w:rFonts w:ascii="Cambria Math" w:eastAsiaTheme="minorEastAsia" w:hAnsi="Cambria Math" w:cstheme="minorBidi"/>
            </w:rPr>
            <m:t>⁡</m:t>
          </m:r>
          <m:r>
            <w:ins w:id="50" w:author="Ray Liu" w:date="2019-05-22T19:26:00Z">
              <w:rPr>
                <w:rFonts w:ascii="Cambria Math" w:eastAsiaTheme="minorEastAsia" w:hAnsi="Cambria Math" w:cstheme="minorBidi"/>
              </w:rPr>
              <m:t>(</m:t>
            </w:ins>
          </m:r>
          <m:r>
            <w:ins w:id="51" w:author="Ray Liu" w:date="2019-05-22T19:26:00Z">
              <w:rPr>
                <w:rFonts w:ascii="Cambria Math" w:eastAsiaTheme="minorEastAsia" w:hAnsi="Cambria Math" w:cstheme="minorBidi" w:hint="eastAsia"/>
              </w:rPr>
              <m:t>avg</m:t>
            </w:ins>
          </m:r>
          <m:r>
            <w:ins w:id="52" w:author="Ray Liu" w:date="2019-05-22T19:26:00Z">
              <w:rPr>
                <w:rFonts w:ascii="Cambria Math" w:eastAsiaTheme="minorEastAsia" w:hAnsi="Cambria Math" w:cstheme="minorBidi"/>
              </w:rPr>
              <m:t>bf)-</m:t>
            </w:ins>
          </m:r>
          <m:r>
            <w:ins w:id="53" w:author="Ray Liu" w:date="2019-05-22T19:27:00Z">
              <w:rPr>
                <w:rFonts w:ascii="Cambria Math" w:eastAsiaTheme="minorEastAsia" w:hAnsi="Cambria Math" w:cstheme="minorBidi"/>
              </w:rPr>
              <m:t>0.3345CBD</m:t>
            </w:ins>
          </m:r>
          <m:r>
            <w:rPr>
              <w:rFonts w:ascii="Cambria Math" w:eastAsiaTheme="minorEastAsia" w:hAnsi="Cambria Math" w:cstheme="minorBidi"/>
            </w:rPr>
            <m:t>+</m:t>
          </m:r>
          <m:sSub>
            <m:sSubPr>
              <m:ctrlPr>
                <w:rPr>
                  <w:rFonts w:ascii="Cambria Math" w:eastAsiaTheme="minorEastAsia" w:hAnsi="Cambria Math" w:cstheme="minorBidi"/>
                  <w:i/>
                </w:rPr>
              </m:ctrlPr>
            </m:sSubPr>
            <m:e>
              <m:r>
                <w:rPr>
                  <w:rFonts w:ascii="Cambria Math" w:eastAsiaTheme="minorEastAsia" w:hAnsi="Cambria Math" w:cstheme="minorBidi"/>
                </w:rPr>
                <m:t>∈</m:t>
              </m:r>
            </m:e>
            <m:sub>
              <m:r>
                <w:rPr>
                  <w:rFonts w:ascii="Cambria Math" w:eastAsiaTheme="minorEastAsia" w:hAnsi="Cambria Math" w:cstheme="minorBidi"/>
                </w:rPr>
                <m:t>i</m:t>
              </m:r>
            </m:sub>
          </m:sSub>
        </m:oMath>
      </m:oMathPara>
    </w:p>
    <w:p w14:paraId="1D3E7B50" w14:textId="22A2B30E" w:rsidR="00BC1A45" w:rsidRPr="00BC1A45" w:rsidRDefault="00BC1A45" w:rsidP="00BC1A45"/>
    <w:tbl>
      <w:tblPr>
        <w:tblW w:w="0" w:type="auto"/>
        <w:tblBorders>
          <w:top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87"/>
        <w:gridCol w:w="4572"/>
        <w:gridCol w:w="2001"/>
      </w:tblGrid>
      <w:tr w:rsidR="00BC1A45" w:rsidRPr="00BC1A45" w14:paraId="14F91486" w14:textId="77777777" w:rsidTr="00BC1A45">
        <w:tc>
          <w:tcPr>
            <w:tcW w:w="0" w:type="auto"/>
            <w:tcMar>
              <w:top w:w="100" w:type="dxa"/>
              <w:left w:w="100" w:type="dxa"/>
              <w:bottom w:w="100" w:type="dxa"/>
              <w:right w:w="100" w:type="dxa"/>
            </w:tcMar>
            <w:hideMark/>
          </w:tcPr>
          <w:p w14:paraId="010D7CFD" w14:textId="77777777" w:rsidR="00BC1A45" w:rsidRPr="00BC1A45" w:rsidRDefault="00BC1A45" w:rsidP="00BC1A45">
            <w:pPr>
              <w:rPr>
                <w:b/>
              </w:rPr>
            </w:pPr>
            <w:r w:rsidRPr="00BC1A45">
              <w:rPr>
                <w:rFonts w:hint="eastAsia"/>
                <w:b/>
              </w:rPr>
              <w:t>Predictors</w:t>
            </w:r>
          </w:p>
        </w:tc>
        <w:tc>
          <w:tcPr>
            <w:tcW w:w="5710" w:type="dxa"/>
            <w:tcMar>
              <w:top w:w="100" w:type="dxa"/>
              <w:left w:w="100" w:type="dxa"/>
              <w:bottom w:w="100" w:type="dxa"/>
              <w:right w:w="100" w:type="dxa"/>
            </w:tcMar>
            <w:hideMark/>
          </w:tcPr>
          <w:p w14:paraId="7D80AFFA" w14:textId="7A042F94" w:rsidR="00BC1A45" w:rsidRPr="00BC1A45" w:rsidRDefault="00BC1A45" w:rsidP="00BC1A45">
            <w:pPr>
              <w:rPr>
                <w:b/>
              </w:rPr>
            </w:pPr>
            <w:r w:rsidRPr="00BC1A45">
              <w:rPr>
                <w:rFonts w:hint="eastAsia"/>
                <w:b/>
              </w:rPr>
              <w:t>Definition</w:t>
            </w:r>
            <w:ins w:id="54" w:author="Ray Liu" w:date="2019-05-23T14:58:00Z">
              <w:r w:rsidR="00BF0D55">
                <w:rPr>
                  <w:b/>
                </w:rPr>
                <w:t xml:space="preserve"> </w:t>
              </w:r>
            </w:ins>
            <w:ins w:id="55" w:author="Ray Liu" w:date="2019-05-23T14:59:00Z">
              <w:r w:rsidR="00BF0D55">
                <w:rPr>
                  <w:b/>
                </w:rPr>
                <w:fldChar w:fldCharType="begin"/>
              </w:r>
              <w:r w:rsidR="00BF0D55">
                <w:rPr>
                  <w:b/>
                </w:rPr>
                <w:instrText xml:space="preserve"> HYPERLINK  \l "_4.1_Predictor_interpretation" </w:instrText>
              </w:r>
              <w:r w:rsidR="00BF0D55">
                <w:rPr>
                  <w:b/>
                </w:rPr>
              </w:r>
              <w:r w:rsidR="00BF0D55">
                <w:rPr>
                  <w:b/>
                </w:rPr>
                <w:fldChar w:fldCharType="separate"/>
              </w:r>
              <w:r w:rsidR="00BF0D55" w:rsidRPr="00BF0D55">
                <w:rPr>
                  <w:rStyle w:val="Hyperlink"/>
                  <w:b/>
                </w:rPr>
                <w:t>(Former explana</w:t>
              </w:r>
              <w:r w:rsidR="00BF0D55" w:rsidRPr="00BF0D55">
                <w:rPr>
                  <w:rStyle w:val="Hyperlink"/>
                  <w:b/>
                </w:rPr>
                <w:t>t</w:t>
              </w:r>
              <w:r w:rsidR="00BF0D55" w:rsidRPr="00BF0D55">
                <w:rPr>
                  <w:rStyle w:val="Hyperlink"/>
                  <w:b/>
                </w:rPr>
                <w:t>ion)</w:t>
              </w:r>
              <w:r w:rsidR="00BF0D55">
                <w:rPr>
                  <w:b/>
                </w:rPr>
                <w:fldChar w:fldCharType="end"/>
              </w:r>
            </w:ins>
          </w:p>
        </w:tc>
        <w:tc>
          <w:tcPr>
            <w:tcW w:w="2070" w:type="dxa"/>
            <w:tcMar>
              <w:top w:w="100" w:type="dxa"/>
              <w:left w:w="100" w:type="dxa"/>
              <w:bottom w:w="100" w:type="dxa"/>
              <w:right w:w="100" w:type="dxa"/>
            </w:tcMar>
            <w:hideMark/>
          </w:tcPr>
          <w:p w14:paraId="4CEC0142" w14:textId="77777777" w:rsidR="00BC1A45" w:rsidRPr="00BC1A45" w:rsidRDefault="00BC1A45" w:rsidP="00BC1A45">
            <w:pPr>
              <w:rPr>
                <w:b/>
              </w:rPr>
            </w:pPr>
            <w:r w:rsidRPr="00BC1A45">
              <w:rPr>
                <w:rFonts w:hint="eastAsia"/>
                <w:b/>
              </w:rPr>
              <w:t>Transformation</w:t>
            </w:r>
          </w:p>
        </w:tc>
      </w:tr>
      <w:tr w:rsidR="00BC1A45" w:rsidRPr="00BC1A45" w14:paraId="27569F55" w14:textId="77777777" w:rsidTr="00BC1A45">
        <w:tc>
          <w:tcPr>
            <w:tcW w:w="0" w:type="auto"/>
            <w:tcMar>
              <w:top w:w="100" w:type="dxa"/>
              <w:left w:w="100" w:type="dxa"/>
              <w:bottom w:w="100" w:type="dxa"/>
              <w:right w:w="100" w:type="dxa"/>
            </w:tcMar>
            <w:hideMark/>
          </w:tcPr>
          <w:p w14:paraId="32952076" w14:textId="77777777" w:rsidR="00BC1A45" w:rsidRPr="00BC1A45" w:rsidRDefault="00BC1A45" w:rsidP="00BC1A45">
            <w:r w:rsidRPr="00BC1A45">
              <w:rPr>
                <w:rFonts w:hint="eastAsia"/>
              </w:rPr>
              <w:t>ASSAULT</w:t>
            </w:r>
          </w:p>
        </w:tc>
        <w:tc>
          <w:tcPr>
            <w:tcW w:w="5710" w:type="dxa"/>
            <w:tcMar>
              <w:top w:w="100" w:type="dxa"/>
              <w:left w:w="100" w:type="dxa"/>
              <w:bottom w:w="100" w:type="dxa"/>
              <w:right w:w="100" w:type="dxa"/>
            </w:tcMar>
            <w:hideMark/>
          </w:tcPr>
          <w:p w14:paraId="1E0B2928" w14:textId="03B50BDA" w:rsidR="00BC1A45" w:rsidRPr="00BC1A45" w:rsidRDefault="00BC1A45" w:rsidP="00BC1A45">
            <w:r>
              <w:t>A crime a</w:t>
            </w:r>
            <w:ins w:id="56" w:author="Ray Liu" w:date="2019-05-22T22:08:00Z">
              <w:r w:rsidR="00ED02A9">
                <w:t>ct</w:t>
              </w:r>
            </w:ins>
            <w:ins w:id="57" w:author="Ray Liu" w:date="2019-05-23T12:58:00Z">
              <w:r w:rsidR="0024527A">
                <w:rPr>
                  <w:rFonts w:hint="eastAsia"/>
                </w:rPr>
                <w:t>ivity</w:t>
              </w:r>
            </w:ins>
            <w:del w:id="58" w:author="Ray Liu" w:date="2019-05-22T22:08:00Z">
              <w:r w:rsidDel="00ED02A9">
                <w:delText>bility</w:delText>
              </w:r>
            </w:del>
            <w:r>
              <w:t xml:space="preserve"> of threat, excluding bodily harm</w:t>
            </w:r>
          </w:p>
        </w:tc>
        <w:tc>
          <w:tcPr>
            <w:tcW w:w="2070" w:type="dxa"/>
            <w:tcMar>
              <w:top w:w="100" w:type="dxa"/>
              <w:left w:w="100" w:type="dxa"/>
              <w:bottom w:w="100" w:type="dxa"/>
              <w:right w:w="100" w:type="dxa"/>
            </w:tcMar>
            <w:hideMark/>
          </w:tcPr>
          <w:p w14:paraId="2D36B8A7" w14:textId="77777777" w:rsidR="00BC1A45" w:rsidRPr="00BC1A45" w:rsidRDefault="00BC1A45" w:rsidP="00BC1A45"/>
        </w:tc>
      </w:tr>
      <w:tr w:rsidR="00ED02A9" w:rsidRPr="00BC1A45" w14:paraId="0897D31A" w14:textId="77777777" w:rsidTr="00BC1A45">
        <w:trPr>
          <w:ins w:id="59" w:author="Ray Liu" w:date="2019-05-22T22:07:00Z"/>
        </w:trPr>
        <w:tc>
          <w:tcPr>
            <w:tcW w:w="0" w:type="auto"/>
            <w:tcMar>
              <w:top w:w="100" w:type="dxa"/>
              <w:left w:w="100" w:type="dxa"/>
              <w:bottom w:w="100" w:type="dxa"/>
              <w:right w:w="100" w:type="dxa"/>
            </w:tcMar>
          </w:tcPr>
          <w:p w14:paraId="1177B2F7" w14:textId="5DDF0671" w:rsidR="00ED02A9" w:rsidRPr="00BC1A45" w:rsidRDefault="00ED02A9" w:rsidP="00BC1A45">
            <w:pPr>
              <w:rPr>
                <w:ins w:id="60" w:author="Ray Liu" w:date="2019-05-22T22:07:00Z"/>
                <w:rFonts w:hint="eastAsia"/>
              </w:rPr>
            </w:pPr>
            <w:ins w:id="61" w:author="Ray Liu" w:date="2019-05-22T22:08:00Z">
              <w:r>
                <w:t>BATTERY</w:t>
              </w:r>
            </w:ins>
          </w:p>
        </w:tc>
        <w:tc>
          <w:tcPr>
            <w:tcW w:w="5710" w:type="dxa"/>
            <w:tcMar>
              <w:top w:w="100" w:type="dxa"/>
              <w:left w:w="100" w:type="dxa"/>
              <w:bottom w:w="100" w:type="dxa"/>
              <w:right w:w="100" w:type="dxa"/>
            </w:tcMar>
          </w:tcPr>
          <w:p w14:paraId="38196388" w14:textId="119EA7E8" w:rsidR="00ED02A9" w:rsidRDefault="00ED02A9" w:rsidP="00BC1A45">
            <w:pPr>
              <w:rPr>
                <w:ins w:id="62" w:author="Ray Liu" w:date="2019-05-22T22:07:00Z"/>
              </w:rPr>
            </w:pPr>
            <w:ins w:id="63" w:author="Ray Liu" w:date="2019-05-22T22:08:00Z">
              <w:r>
                <w:t>A crime ac</w:t>
              </w:r>
            </w:ins>
            <w:ins w:id="64" w:author="Ray Liu" w:date="2019-05-23T12:58:00Z">
              <w:r w:rsidR="0024527A">
                <w:t>tivity</w:t>
              </w:r>
            </w:ins>
            <w:ins w:id="65" w:author="Ray Liu" w:date="2019-05-22T22:08:00Z">
              <w:r>
                <w:t xml:space="preserve"> of battle</w:t>
              </w:r>
            </w:ins>
          </w:p>
        </w:tc>
        <w:tc>
          <w:tcPr>
            <w:tcW w:w="2070" w:type="dxa"/>
            <w:tcMar>
              <w:top w:w="100" w:type="dxa"/>
              <w:left w:w="100" w:type="dxa"/>
              <w:bottom w:w="100" w:type="dxa"/>
              <w:right w:w="100" w:type="dxa"/>
            </w:tcMar>
          </w:tcPr>
          <w:p w14:paraId="410C1BEB" w14:textId="0111406F" w:rsidR="00ED02A9" w:rsidRPr="00BC1A45" w:rsidRDefault="00ED02A9" w:rsidP="00BC1A45">
            <w:pPr>
              <w:rPr>
                <w:ins w:id="66" w:author="Ray Liu" w:date="2019-05-22T22:07:00Z"/>
              </w:rPr>
            </w:pPr>
            <w:ins w:id="67" w:author="Ray Liu" w:date="2019-05-22T22:08:00Z">
              <w:r>
                <w:t>log</w:t>
              </w:r>
            </w:ins>
          </w:p>
        </w:tc>
      </w:tr>
      <w:tr w:rsidR="00ED02A9" w:rsidRPr="00BC1A45" w14:paraId="4E581823" w14:textId="77777777" w:rsidTr="00BC1A45">
        <w:trPr>
          <w:ins w:id="68" w:author="Ray Liu" w:date="2019-05-22T22:11:00Z"/>
        </w:trPr>
        <w:tc>
          <w:tcPr>
            <w:tcW w:w="0" w:type="auto"/>
            <w:tcMar>
              <w:top w:w="100" w:type="dxa"/>
              <w:left w:w="100" w:type="dxa"/>
              <w:bottom w:w="100" w:type="dxa"/>
              <w:right w:w="100" w:type="dxa"/>
            </w:tcMar>
          </w:tcPr>
          <w:p w14:paraId="5F8CAD88" w14:textId="03C1B577" w:rsidR="00ED02A9" w:rsidRPr="00BC1A45" w:rsidRDefault="00ED02A9" w:rsidP="00BC1A45">
            <w:pPr>
              <w:rPr>
                <w:ins w:id="69" w:author="Ray Liu" w:date="2019-05-22T22:11:00Z"/>
                <w:rFonts w:hint="eastAsia"/>
              </w:rPr>
            </w:pPr>
            <w:ins w:id="70" w:author="Ray Liu" w:date="2019-05-22T22:12:00Z">
              <w:r>
                <w:t>NARCOTICS</w:t>
              </w:r>
            </w:ins>
          </w:p>
        </w:tc>
        <w:tc>
          <w:tcPr>
            <w:tcW w:w="5710" w:type="dxa"/>
            <w:tcMar>
              <w:top w:w="100" w:type="dxa"/>
              <w:left w:w="100" w:type="dxa"/>
              <w:bottom w:w="100" w:type="dxa"/>
              <w:right w:w="100" w:type="dxa"/>
            </w:tcMar>
          </w:tcPr>
          <w:p w14:paraId="32EA35F7" w14:textId="0FE98145" w:rsidR="00ED02A9" w:rsidRDefault="00ED02A9" w:rsidP="00BC1A45">
            <w:pPr>
              <w:rPr>
                <w:ins w:id="71" w:author="Ray Liu" w:date="2019-05-22T22:11:00Z"/>
                <w:rFonts w:hint="eastAsia"/>
              </w:rPr>
            </w:pPr>
            <w:ins w:id="72" w:author="Ray Liu" w:date="2019-05-22T22:12:00Z">
              <w:r>
                <w:t xml:space="preserve">A </w:t>
              </w:r>
              <w:r>
                <w:rPr>
                  <w:rFonts w:hint="eastAsia"/>
                </w:rPr>
                <w:t>crime</w:t>
              </w:r>
              <w:r>
                <w:t xml:space="preserve"> ac</w:t>
              </w:r>
            </w:ins>
            <w:ins w:id="73" w:author="Ray Liu" w:date="2019-05-23T12:58:00Z">
              <w:r w:rsidR="0024527A">
                <w:t>tivity</w:t>
              </w:r>
            </w:ins>
            <w:ins w:id="74" w:author="Ray Liu" w:date="2019-05-22T22:12:00Z">
              <w:r>
                <w:t xml:space="preserve"> of drug</w:t>
              </w:r>
            </w:ins>
          </w:p>
        </w:tc>
        <w:tc>
          <w:tcPr>
            <w:tcW w:w="2070" w:type="dxa"/>
            <w:tcMar>
              <w:top w:w="100" w:type="dxa"/>
              <w:left w:w="100" w:type="dxa"/>
              <w:bottom w:w="100" w:type="dxa"/>
              <w:right w:w="100" w:type="dxa"/>
            </w:tcMar>
          </w:tcPr>
          <w:p w14:paraId="5E250C5C" w14:textId="743C57F9" w:rsidR="00ED02A9" w:rsidRPr="00BC1A45" w:rsidRDefault="00ED02A9" w:rsidP="00BC1A45">
            <w:pPr>
              <w:rPr>
                <w:ins w:id="75" w:author="Ray Liu" w:date="2019-05-22T22:11:00Z"/>
              </w:rPr>
            </w:pPr>
            <w:ins w:id="76" w:author="Ray Liu" w:date="2019-05-22T22:12:00Z">
              <w:r>
                <w:t>Square root</w:t>
              </w:r>
            </w:ins>
          </w:p>
        </w:tc>
      </w:tr>
      <w:tr w:rsidR="003D3B0B" w:rsidRPr="00BC1A45" w14:paraId="1198BCA8" w14:textId="77777777" w:rsidTr="00BC1A45">
        <w:trPr>
          <w:ins w:id="77" w:author="Ray Liu" w:date="2019-05-23T13:01:00Z"/>
        </w:trPr>
        <w:tc>
          <w:tcPr>
            <w:tcW w:w="0" w:type="auto"/>
            <w:tcMar>
              <w:top w:w="100" w:type="dxa"/>
              <w:left w:w="100" w:type="dxa"/>
              <w:bottom w:w="100" w:type="dxa"/>
              <w:right w:w="100" w:type="dxa"/>
            </w:tcMar>
          </w:tcPr>
          <w:p w14:paraId="39B6A82E" w14:textId="5BC49E52" w:rsidR="003D3B0B" w:rsidRPr="00BC1A45" w:rsidRDefault="003D3B0B" w:rsidP="00BC1A45">
            <w:pPr>
              <w:rPr>
                <w:ins w:id="78" w:author="Ray Liu" w:date="2019-05-23T13:01:00Z"/>
                <w:rFonts w:hint="eastAsia"/>
              </w:rPr>
            </w:pPr>
            <w:ins w:id="79" w:author="Ray Liu" w:date="2019-05-23T13:01:00Z">
              <w:r>
                <w:t>DECEPTIVE_PRACTICE</w:t>
              </w:r>
            </w:ins>
          </w:p>
        </w:tc>
        <w:tc>
          <w:tcPr>
            <w:tcW w:w="5710" w:type="dxa"/>
            <w:tcMar>
              <w:top w:w="100" w:type="dxa"/>
              <w:left w:w="100" w:type="dxa"/>
              <w:bottom w:w="100" w:type="dxa"/>
              <w:right w:w="100" w:type="dxa"/>
            </w:tcMar>
          </w:tcPr>
          <w:p w14:paraId="2F5EBB89" w14:textId="2C9CA687" w:rsidR="003D3B0B" w:rsidRDefault="003D3B0B" w:rsidP="00BC1A45">
            <w:pPr>
              <w:rPr>
                <w:ins w:id="80" w:author="Ray Liu" w:date="2019-05-23T13:01:00Z"/>
              </w:rPr>
            </w:pPr>
            <w:ins w:id="81" w:author="Ray Liu" w:date="2019-05-23T13:01:00Z">
              <w:r>
                <w:t xml:space="preserve">A crime activity of </w:t>
              </w:r>
            </w:ins>
            <w:ins w:id="82" w:author="Ray Liu" w:date="2019-05-23T13:02:00Z">
              <w:r w:rsidRPr="003D3B0B">
                <w:t>giving an appearance or impression different from the true one; misleading.</w:t>
              </w:r>
            </w:ins>
          </w:p>
        </w:tc>
        <w:tc>
          <w:tcPr>
            <w:tcW w:w="2070" w:type="dxa"/>
            <w:tcMar>
              <w:top w:w="100" w:type="dxa"/>
              <w:left w:w="100" w:type="dxa"/>
              <w:bottom w:w="100" w:type="dxa"/>
              <w:right w:w="100" w:type="dxa"/>
            </w:tcMar>
          </w:tcPr>
          <w:p w14:paraId="604D53E7" w14:textId="2356BA22" w:rsidR="003D3B0B" w:rsidRPr="00BC1A45" w:rsidRDefault="003D3B0B" w:rsidP="00BC1A45">
            <w:pPr>
              <w:rPr>
                <w:ins w:id="83" w:author="Ray Liu" w:date="2019-05-23T13:01:00Z"/>
              </w:rPr>
            </w:pPr>
            <w:ins w:id="84" w:author="Ray Liu" w:date="2019-05-23T13:02:00Z">
              <w:r>
                <w:t>log</w:t>
              </w:r>
            </w:ins>
          </w:p>
        </w:tc>
      </w:tr>
      <w:tr w:rsidR="00BC1A45" w:rsidRPr="00BC1A45" w14:paraId="708292D8" w14:textId="77777777" w:rsidTr="00BC1A45">
        <w:tc>
          <w:tcPr>
            <w:tcW w:w="0" w:type="auto"/>
            <w:tcMar>
              <w:top w:w="100" w:type="dxa"/>
              <w:left w:w="100" w:type="dxa"/>
              <w:bottom w:w="100" w:type="dxa"/>
              <w:right w:w="100" w:type="dxa"/>
            </w:tcMar>
            <w:hideMark/>
          </w:tcPr>
          <w:p w14:paraId="412B505A" w14:textId="77777777" w:rsidR="00BC1A45" w:rsidRPr="00BC1A45" w:rsidRDefault="00BC1A45" w:rsidP="00BC1A45">
            <w:r w:rsidRPr="00BC1A45">
              <w:rPr>
                <w:rFonts w:hint="eastAsia"/>
              </w:rPr>
              <w:t>BURGLARY</w:t>
            </w:r>
          </w:p>
        </w:tc>
        <w:tc>
          <w:tcPr>
            <w:tcW w:w="5710" w:type="dxa"/>
            <w:tcMar>
              <w:top w:w="100" w:type="dxa"/>
              <w:left w:w="100" w:type="dxa"/>
              <w:bottom w:w="100" w:type="dxa"/>
              <w:right w:w="100" w:type="dxa"/>
            </w:tcMar>
            <w:hideMark/>
          </w:tcPr>
          <w:p w14:paraId="35B669AF" w14:textId="2B3F5204" w:rsidR="00BC1A45" w:rsidRPr="00BC1A45" w:rsidRDefault="00ED02A9" w:rsidP="00BC1A45">
            <w:ins w:id="85" w:author="Ray Liu" w:date="2019-05-22T22:10:00Z">
              <w:r>
                <w:t>A crime ac</w:t>
              </w:r>
            </w:ins>
            <w:ins w:id="86" w:author="Ray Liu" w:date="2019-05-23T12:58:00Z">
              <w:r w:rsidR="0024527A">
                <w:t xml:space="preserve">tivity </w:t>
              </w:r>
            </w:ins>
            <w:ins w:id="87" w:author="Ray Liu" w:date="2019-05-22T22:10:00Z">
              <w:r>
                <w:t xml:space="preserve">of </w:t>
              </w:r>
            </w:ins>
            <w:ins w:id="88" w:author="Ray Liu" w:date="2019-05-22T22:11:00Z">
              <w:r>
                <w:t>u</w:t>
              </w:r>
            </w:ins>
            <w:del w:id="89" w:author="Ray Liu" w:date="2019-05-22T22:11:00Z">
              <w:r w:rsidR="00BC1A45" w:rsidDel="00ED02A9">
                <w:delText>U</w:delText>
              </w:r>
            </w:del>
            <w:r w:rsidR="00BC1A45">
              <w:t>nlawful entry into a building for th</w:t>
            </w:r>
            <w:ins w:id="90" w:author="Ray Liu" w:date="2019-05-23T14:01:00Z">
              <w:r w:rsidR="00277C0A">
                <w:t>e</w:t>
              </w:r>
            </w:ins>
            <w:r w:rsidR="00BC1A45">
              <w:t xml:space="preserve"> purpose of committing an offence</w:t>
            </w:r>
          </w:p>
        </w:tc>
        <w:tc>
          <w:tcPr>
            <w:tcW w:w="2070" w:type="dxa"/>
            <w:tcMar>
              <w:top w:w="100" w:type="dxa"/>
              <w:left w:w="100" w:type="dxa"/>
              <w:bottom w:w="100" w:type="dxa"/>
              <w:right w:w="100" w:type="dxa"/>
            </w:tcMar>
            <w:hideMark/>
          </w:tcPr>
          <w:p w14:paraId="32012203" w14:textId="77777777" w:rsidR="00BC1A45" w:rsidRPr="00BC1A45" w:rsidRDefault="00BC1A45" w:rsidP="00BC1A45"/>
        </w:tc>
      </w:tr>
      <w:tr w:rsidR="00ED02A9" w:rsidRPr="00BC1A45" w14:paraId="10117784" w14:textId="77777777" w:rsidTr="00BC1A45">
        <w:trPr>
          <w:ins w:id="91" w:author="Ray Liu" w:date="2019-05-22T22:10:00Z"/>
        </w:trPr>
        <w:tc>
          <w:tcPr>
            <w:tcW w:w="0" w:type="auto"/>
            <w:tcMar>
              <w:top w:w="100" w:type="dxa"/>
              <w:left w:w="100" w:type="dxa"/>
              <w:bottom w:w="100" w:type="dxa"/>
              <w:right w:w="100" w:type="dxa"/>
            </w:tcMar>
          </w:tcPr>
          <w:p w14:paraId="1D1C10F3" w14:textId="19348983" w:rsidR="00ED02A9" w:rsidRPr="00BC1A45" w:rsidRDefault="00ED02A9" w:rsidP="00BC1A45">
            <w:pPr>
              <w:rPr>
                <w:ins w:id="92" w:author="Ray Liu" w:date="2019-05-22T22:10:00Z"/>
                <w:rFonts w:hint="eastAsia"/>
              </w:rPr>
            </w:pPr>
            <w:ins w:id="93" w:author="Ray Liu" w:date="2019-05-22T22:10:00Z">
              <w:r>
                <w:t>HOMICIDE</w:t>
              </w:r>
            </w:ins>
          </w:p>
        </w:tc>
        <w:tc>
          <w:tcPr>
            <w:tcW w:w="5710" w:type="dxa"/>
            <w:tcMar>
              <w:top w:w="100" w:type="dxa"/>
              <w:left w:w="100" w:type="dxa"/>
              <w:bottom w:w="100" w:type="dxa"/>
              <w:right w:w="100" w:type="dxa"/>
            </w:tcMar>
          </w:tcPr>
          <w:p w14:paraId="58C3002F" w14:textId="11206827" w:rsidR="00ED02A9" w:rsidRDefault="00ED02A9" w:rsidP="00BC1A45">
            <w:pPr>
              <w:rPr>
                <w:ins w:id="94" w:author="Ray Liu" w:date="2019-05-22T22:10:00Z"/>
              </w:rPr>
            </w:pPr>
            <w:ins w:id="95" w:author="Ray Liu" w:date="2019-05-22T22:10:00Z">
              <w:r>
                <w:t>A crim act</w:t>
              </w:r>
            </w:ins>
            <w:ins w:id="96" w:author="Ray Liu" w:date="2019-05-23T12:59:00Z">
              <w:r w:rsidR="0024527A">
                <w:t>ivity</w:t>
              </w:r>
            </w:ins>
            <w:ins w:id="97" w:author="Ray Liu" w:date="2019-05-22T22:10:00Z">
              <w:r>
                <w:t xml:space="preserve"> of </w:t>
              </w:r>
            </w:ins>
            <w:ins w:id="98" w:author="Ray Liu" w:date="2019-05-22T22:11:00Z">
              <w:r>
                <w:t>skill themselves</w:t>
              </w:r>
            </w:ins>
          </w:p>
        </w:tc>
        <w:tc>
          <w:tcPr>
            <w:tcW w:w="2070" w:type="dxa"/>
            <w:tcMar>
              <w:top w:w="100" w:type="dxa"/>
              <w:left w:w="100" w:type="dxa"/>
              <w:bottom w:w="100" w:type="dxa"/>
              <w:right w:w="100" w:type="dxa"/>
            </w:tcMar>
          </w:tcPr>
          <w:p w14:paraId="4BEAF6F8" w14:textId="7461B65F" w:rsidR="00ED02A9" w:rsidRDefault="00ED02A9" w:rsidP="00BC1A45">
            <w:pPr>
              <w:rPr>
                <w:ins w:id="99" w:author="Ray Liu" w:date="2019-05-22T22:10:00Z"/>
              </w:rPr>
            </w:pPr>
            <w:ins w:id="100" w:author="Ray Liu" w:date="2019-05-22T22:11:00Z">
              <w:r>
                <w:t>5*Log(x+2)</w:t>
              </w:r>
            </w:ins>
          </w:p>
        </w:tc>
      </w:tr>
      <w:tr w:rsidR="00BC1A45" w:rsidRPr="00BC1A45" w14:paraId="1D13B5E5" w14:textId="77777777" w:rsidTr="00BC1A45">
        <w:tc>
          <w:tcPr>
            <w:tcW w:w="0" w:type="auto"/>
            <w:tcMar>
              <w:top w:w="100" w:type="dxa"/>
              <w:left w:w="100" w:type="dxa"/>
              <w:bottom w:w="100" w:type="dxa"/>
              <w:right w:w="100" w:type="dxa"/>
            </w:tcMar>
            <w:hideMark/>
          </w:tcPr>
          <w:p w14:paraId="5C486CCA" w14:textId="77777777" w:rsidR="00BC1A45" w:rsidRPr="00BC1A45" w:rsidRDefault="00BC1A45" w:rsidP="00BC1A45">
            <w:r w:rsidRPr="00BC1A45">
              <w:rPr>
                <w:rFonts w:hint="eastAsia"/>
              </w:rPr>
              <w:lastRenderedPageBreak/>
              <w:t>THEFT</w:t>
            </w:r>
          </w:p>
        </w:tc>
        <w:tc>
          <w:tcPr>
            <w:tcW w:w="5710" w:type="dxa"/>
            <w:tcMar>
              <w:top w:w="100" w:type="dxa"/>
              <w:left w:w="100" w:type="dxa"/>
              <w:bottom w:w="100" w:type="dxa"/>
              <w:right w:w="100" w:type="dxa"/>
            </w:tcMar>
            <w:hideMark/>
          </w:tcPr>
          <w:p w14:paraId="61827931" w14:textId="4CC0804D" w:rsidR="00BC1A45" w:rsidRPr="00BC1A45" w:rsidRDefault="00BC1A45" w:rsidP="00BC1A45">
            <w:r>
              <w:t>Stealing</w:t>
            </w:r>
            <w:r w:rsidR="003F21CC">
              <w:t xml:space="preserve">, it increases the demand </w:t>
            </w:r>
            <w:r w:rsidR="00CC21E6">
              <w:t xml:space="preserve">to our surprise. </w:t>
            </w:r>
            <w:ins w:id="101" w:author="Ray Liu" w:date="2019-05-22T22:09:00Z">
              <w:r w:rsidR="00ED02A9">
                <w:fldChar w:fldCharType="begin"/>
              </w:r>
              <w:r w:rsidR="00ED02A9">
                <w:instrText xml:space="preserve"> HYPERLINK  \l "_4.1_Predictor_interpretation" </w:instrText>
              </w:r>
              <w:r w:rsidR="00ED02A9">
                <w:fldChar w:fldCharType="separate"/>
              </w:r>
              <w:r w:rsidR="00ED02A9" w:rsidRPr="00ED02A9">
                <w:rPr>
                  <w:rStyle w:val="Hyperlink"/>
                </w:rPr>
                <w:t>(expl</w:t>
              </w:r>
              <w:r w:rsidR="00ED02A9" w:rsidRPr="00ED02A9">
                <w:rPr>
                  <w:rStyle w:val="Hyperlink"/>
                </w:rPr>
                <w:t>a</w:t>
              </w:r>
              <w:r w:rsidR="00ED02A9" w:rsidRPr="00ED02A9">
                <w:rPr>
                  <w:rStyle w:val="Hyperlink"/>
                </w:rPr>
                <w:t>nation)</w:t>
              </w:r>
              <w:r w:rsidR="00ED02A9">
                <w:fldChar w:fldCharType="end"/>
              </w:r>
            </w:ins>
            <w:del w:id="102" w:author="Ray Liu" w:date="2019-05-22T22:08:00Z">
              <w:r w:rsidR="00CC21E6" w:rsidDel="00ED02A9">
                <w:delText xml:space="preserve">May be </w:delText>
              </w:r>
              <w:r w:rsidR="003F21CC" w:rsidDel="00ED02A9">
                <w:delText>because the theft makes people less likely to ride their own bikes.</w:delText>
              </w:r>
            </w:del>
          </w:p>
        </w:tc>
        <w:tc>
          <w:tcPr>
            <w:tcW w:w="2070" w:type="dxa"/>
            <w:tcMar>
              <w:top w:w="100" w:type="dxa"/>
              <w:left w:w="100" w:type="dxa"/>
              <w:bottom w:w="100" w:type="dxa"/>
              <w:right w:w="100" w:type="dxa"/>
            </w:tcMar>
            <w:hideMark/>
          </w:tcPr>
          <w:p w14:paraId="657037A6" w14:textId="48C967E7" w:rsidR="00BC1A45" w:rsidRPr="00ED02A9" w:rsidRDefault="00ED02A9" w:rsidP="00BC1A45">
            <w:pPr>
              <w:rPr>
                <w:rFonts w:ascii="MS Mincho" w:eastAsia="MS Mincho" w:hAnsi="MS Mincho" w:cs="MS Mincho" w:hint="eastAsia"/>
                <w:rPrChange w:id="103" w:author="Ray Liu" w:date="2019-05-22T22:10:00Z">
                  <w:rPr/>
                </w:rPrChange>
              </w:rPr>
            </w:pPr>
            <w:ins w:id="104" w:author="Ray Liu" w:date="2019-05-22T22:10:00Z">
              <w:r>
                <w:t>log</w:t>
              </w:r>
            </w:ins>
          </w:p>
        </w:tc>
      </w:tr>
      <w:tr w:rsidR="00ED02A9" w:rsidRPr="00BC1A45" w14:paraId="1203EA7B" w14:textId="77777777" w:rsidTr="00BC1A45">
        <w:trPr>
          <w:ins w:id="105" w:author="Ray Liu" w:date="2019-05-22T22:12:00Z"/>
        </w:trPr>
        <w:tc>
          <w:tcPr>
            <w:tcW w:w="0" w:type="auto"/>
            <w:tcMar>
              <w:top w:w="100" w:type="dxa"/>
              <w:left w:w="100" w:type="dxa"/>
              <w:bottom w:w="100" w:type="dxa"/>
              <w:right w:w="100" w:type="dxa"/>
            </w:tcMar>
          </w:tcPr>
          <w:p w14:paraId="04A3ED39" w14:textId="43CCC991" w:rsidR="00ED02A9" w:rsidRPr="00BC1A45" w:rsidRDefault="00ED02A9" w:rsidP="00BC1A45">
            <w:pPr>
              <w:rPr>
                <w:ins w:id="106" w:author="Ray Liu" w:date="2019-05-22T22:12:00Z"/>
                <w:rFonts w:hint="eastAsia"/>
              </w:rPr>
            </w:pPr>
            <w:ins w:id="107" w:author="Ray Liu" w:date="2019-05-22T22:12:00Z">
              <w:r>
                <w:t>avgbf</w:t>
              </w:r>
            </w:ins>
          </w:p>
        </w:tc>
        <w:tc>
          <w:tcPr>
            <w:tcW w:w="5710" w:type="dxa"/>
            <w:tcMar>
              <w:top w:w="100" w:type="dxa"/>
              <w:left w:w="100" w:type="dxa"/>
              <w:bottom w:w="100" w:type="dxa"/>
              <w:right w:w="100" w:type="dxa"/>
            </w:tcMar>
          </w:tcPr>
          <w:p w14:paraId="1FD053F7" w14:textId="7DEDE704" w:rsidR="00ED02A9" w:rsidRDefault="00ED02A9" w:rsidP="00BC1A45">
            <w:pPr>
              <w:rPr>
                <w:ins w:id="108" w:author="Ray Liu" w:date="2019-05-22T22:12:00Z"/>
              </w:rPr>
            </w:pPr>
            <w:ins w:id="109" w:author="Ray Liu" w:date="2019-05-22T22:12:00Z">
              <w:r>
                <w:t xml:space="preserve">The composite predictors by average the </w:t>
              </w:r>
            </w:ins>
            <w:ins w:id="110" w:author="Ray Liu" w:date="2019-05-22T22:13:00Z">
              <w:r>
                <w:t>business licenses and food establishment. It is an indication about CBD</w:t>
              </w:r>
            </w:ins>
          </w:p>
        </w:tc>
        <w:tc>
          <w:tcPr>
            <w:tcW w:w="2070" w:type="dxa"/>
            <w:tcMar>
              <w:top w:w="100" w:type="dxa"/>
              <w:left w:w="100" w:type="dxa"/>
              <w:bottom w:w="100" w:type="dxa"/>
              <w:right w:w="100" w:type="dxa"/>
            </w:tcMar>
          </w:tcPr>
          <w:p w14:paraId="1631DD4F" w14:textId="00F49F0D" w:rsidR="00ED02A9" w:rsidRPr="00BC1A45" w:rsidRDefault="00ED02A9" w:rsidP="00BC1A45">
            <w:pPr>
              <w:rPr>
                <w:ins w:id="111" w:author="Ray Liu" w:date="2019-05-22T22:12:00Z"/>
              </w:rPr>
            </w:pPr>
            <w:ins w:id="112" w:author="Ray Liu" w:date="2019-05-22T22:13:00Z">
              <w:r>
                <w:t>log</w:t>
              </w:r>
            </w:ins>
          </w:p>
        </w:tc>
      </w:tr>
      <w:tr w:rsidR="003D3B0B" w:rsidRPr="00BC1A45" w14:paraId="2456CFB8" w14:textId="77777777" w:rsidTr="00BC1A45">
        <w:trPr>
          <w:ins w:id="113" w:author="Ray Liu" w:date="2019-05-23T13:00:00Z"/>
        </w:trPr>
        <w:tc>
          <w:tcPr>
            <w:tcW w:w="0" w:type="auto"/>
            <w:tcMar>
              <w:top w:w="100" w:type="dxa"/>
              <w:left w:w="100" w:type="dxa"/>
              <w:bottom w:w="100" w:type="dxa"/>
              <w:right w:w="100" w:type="dxa"/>
            </w:tcMar>
          </w:tcPr>
          <w:p w14:paraId="54C85B6C" w14:textId="3294895C" w:rsidR="003D3B0B" w:rsidRPr="00BC1A45" w:rsidRDefault="003D3B0B" w:rsidP="00BC1A45">
            <w:pPr>
              <w:rPr>
                <w:ins w:id="114" w:author="Ray Liu" w:date="2019-05-23T13:00:00Z"/>
                <w:rFonts w:hint="eastAsia"/>
              </w:rPr>
            </w:pPr>
            <w:ins w:id="115" w:author="Ray Liu" w:date="2019-05-23T13:00:00Z">
              <w:r>
                <w:t>ROBBERY</w:t>
              </w:r>
            </w:ins>
          </w:p>
        </w:tc>
        <w:tc>
          <w:tcPr>
            <w:tcW w:w="5710" w:type="dxa"/>
            <w:tcMar>
              <w:top w:w="100" w:type="dxa"/>
              <w:left w:w="100" w:type="dxa"/>
              <w:bottom w:w="100" w:type="dxa"/>
              <w:right w:w="100" w:type="dxa"/>
            </w:tcMar>
          </w:tcPr>
          <w:p w14:paraId="25681E4B" w14:textId="01C0F785" w:rsidR="003D3B0B" w:rsidRDefault="003D3B0B" w:rsidP="00BC1A45">
            <w:pPr>
              <w:rPr>
                <w:ins w:id="116" w:author="Ray Liu" w:date="2019-05-23T13:00:00Z"/>
              </w:rPr>
            </w:pPr>
            <w:ins w:id="117" w:author="Ray Liu" w:date="2019-05-23T13:00:00Z">
              <w:r>
                <w:t>A</w:t>
              </w:r>
              <w:r w:rsidRPr="003D3B0B">
                <w:t xml:space="preserve"> </w:t>
              </w:r>
            </w:ins>
            <w:ins w:id="118" w:author="Ray Liu" w:date="2019-05-23T13:01:00Z">
              <w:r>
                <w:t xml:space="preserve">crime </w:t>
              </w:r>
            </w:ins>
            <w:ins w:id="119" w:author="Ray Liu" w:date="2019-05-23T13:00:00Z">
              <w:r w:rsidRPr="003D3B0B">
                <w:t>act</w:t>
              </w:r>
            </w:ins>
            <w:ins w:id="120" w:author="Ray Liu" w:date="2019-05-23T13:01:00Z">
              <w:r>
                <w:t>ivity</w:t>
              </w:r>
            </w:ins>
            <w:ins w:id="121" w:author="Ray Liu" w:date="2019-05-23T13:00:00Z">
              <w:r w:rsidRPr="003D3B0B">
                <w:t xml:space="preserve"> of taking property unlawfully from a person or place by force or threat of force.</w:t>
              </w:r>
            </w:ins>
          </w:p>
        </w:tc>
        <w:tc>
          <w:tcPr>
            <w:tcW w:w="2070" w:type="dxa"/>
            <w:tcMar>
              <w:top w:w="100" w:type="dxa"/>
              <w:left w:w="100" w:type="dxa"/>
              <w:bottom w:w="100" w:type="dxa"/>
              <w:right w:w="100" w:type="dxa"/>
            </w:tcMar>
          </w:tcPr>
          <w:p w14:paraId="265EF7D8" w14:textId="797D59A2" w:rsidR="003D3B0B" w:rsidRPr="00BC1A45" w:rsidRDefault="003D3B0B" w:rsidP="00BC1A45">
            <w:pPr>
              <w:rPr>
                <w:ins w:id="122" w:author="Ray Liu" w:date="2019-05-23T13:00:00Z"/>
              </w:rPr>
            </w:pPr>
            <w:ins w:id="123" w:author="Ray Liu" w:date="2019-05-23T13:01:00Z">
              <w:r>
                <w:t>log</w:t>
              </w:r>
            </w:ins>
          </w:p>
        </w:tc>
      </w:tr>
      <w:tr w:rsidR="00BC1A45" w:rsidRPr="00BC1A45" w14:paraId="3CB57E98" w14:textId="77777777" w:rsidTr="00BC1A45">
        <w:tc>
          <w:tcPr>
            <w:tcW w:w="0" w:type="auto"/>
            <w:tcMar>
              <w:top w:w="100" w:type="dxa"/>
              <w:left w:w="100" w:type="dxa"/>
              <w:bottom w:w="100" w:type="dxa"/>
              <w:right w:w="100" w:type="dxa"/>
            </w:tcMar>
            <w:hideMark/>
          </w:tcPr>
          <w:p w14:paraId="1835DCD3" w14:textId="77777777" w:rsidR="00BC1A45" w:rsidRPr="00BC1A45" w:rsidRDefault="00BC1A45" w:rsidP="00BC1A45">
            <w:pPr>
              <w:rPr>
                <w:rFonts w:hint="eastAsia"/>
              </w:rPr>
            </w:pPr>
            <w:r w:rsidRPr="00BC1A45">
              <w:rPr>
                <w:rFonts w:hint="eastAsia"/>
              </w:rPr>
              <w:t>CAPACITY</w:t>
            </w:r>
          </w:p>
        </w:tc>
        <w:tc>
          <w:tcPr>
            <w:tcW w:w="5710" w:type="dxa"/>
            <w:tcMar>
              <w:top w:w="100" w:type="dxa"/>
              <w:left w:w="100" w:type="dxa"/>
              <w:bottom w:w="100" w:type="dxa"/>
              <w:right w:w="100" w:type="dxa"/>
            </w:tcMar>
            <w:hideMark/>
          </w:tcPr>
          <w:p w14:paraId="65653AD4" w14:textId="18516143" w:rsidR="00BC1A45" w:rsidRPr="00BC1A45" w:rsidRDefault="00BC1A45" w:rsidP="00BC1A45">
            <w:r>
              <w:t>The maximum carrying amount</w:t>
            </w:r>
          </w:p>
        </w:tc>
        <w:tc>
          <w:tcPr>
            <w:tcW w:w="2070" w:type="dxa"/>
            <w:tcMar>
              <w:top w:w="100" w:type="dxa"/>
              <w:left w:w="100" w:type="dxa"/>
              <w:bottom w:w="100" w:type="dxa"/>
              <w:right w:w="100" w:type="dxa"/>
            </w:tcMar>
            <w:hideMark/>
          </w:tcPr>
          <w:p w14:paraId="778ECF59" w14:textId="77777777" w:rsidR="00BC1A45" w:rsidRPr="00BC1A45" w:rsidRDefault="00BC1A45" w:rsidP="00BC1A45"/>
        </w:tc>
      </w:tr>
      <w:tr w:rsidR="00BC1A45" w:rsidRPr="00BC1A45" w14:paraId="441132F3" w14:textId="77777777" w:rsidTr="00BC1A45">
        <w:tc>
          <w:tcPr>
            <w:tcW w:w="0" w:type="auto"/>
            <w:tcMar>
              <w:top w:w="100" w:type="dxa"/>
              <w:left w:w="100" w:type="dxa"/>
              <w:bottom w:w="100" w:type="dxa"/>
              <w:right w:w="100" w:type="dxa"/>
            </w:tcMar>
            <w:hideMark/>
          </w:tcPr>
          <w:p w14:paraId="19C67167" w14:textId="77777777" w:rsidR="00BC1A45" w:rsidRPr="00BC1A45" w:rsidRDefault="00BC1A45" w:rsidP="00BC1A45">
            <w:r w:rsidRPr="00BC1A45">
              <w:rPr>
                <w:rFonts w:hint="eastAsia"/>
              </w:rPr>
              <w:t>MINORITY</w:t>
            </w:r>
          </w:p>
        </w:tc>
        <w:tc>
          <w:tcPr>
            <w:tcW w:w="5710" w:type="dxa"/>
            <w:tcMar>
              <w:top w:w="100" w:type="dxa"/>
              <w:left w:w="100" w:type="dxa"/>
              <w:bottom w:w="100" w:type="dxa"/>
              <w:right w:w="100" w:type="dxa"/>
            </w:tcMar>
            <w:hideMark/>
          </w:tcPr>
          <w:p w14:paraId="6CF92A46" w14:textId="56629F42" w:rsidR="00BC1A45" w:rsidRPr="00BC1A45" w:rsidRDefault="00BC1A45" w:rsidP="00BC1A45">
            <w:r>
              <w:t>The group type of people in certain location</w:t>
            </w:r>
          </w:p>
        </w:tc>
        <w:tc>
          <w:tcPr>
            <w:tcW w:w="2070" w:type="dxa"/>
            <w:tcMar>
              <w:top w:w="100" w:type="dxa"/>
              <w:left w:w="100" w:type="dxa"/>
              <w:bottom w:w="100" w:type="dxa"/>
              <w:right w:w="100" w:type="dxa"/>
            </w:tcMar>
            <w:hideMark/>
          </w:tcPr>
          <w:p w14:paraId="2DD79F90" w14:textId="77777777" w:rsidR="00BC1A45" w:rsidRPr="00BC1A45" w:rsidRDefault="00BC1A45" w:rsidP="00BC1A45">
            <w:r w:rsidRPr="00BC1A45">
              <w:rPr>
                <w:rFonts w:hint="eastAsia"/>
              </w:rPr>
              <w:t>square</w:t>
            </w:r>
          </w:p>
        </w:tc>
      </w:tr>
      <w:tr w:rsidR="003D3B0B" w:rsidRPr="00BC1A45" w14:paraId="443C6436" w14:textId="77777777" w:rsidTr="00BC1A45">
        <w:trPr>
          <w:ins w:id="124" w:author="Ray Liu" w:date="2019-05-23T12:59:00Z"/>
        </w:trPr>
        <w:tc>
          <w:tcPr>
            <w:tcW w:w="0" w:type="auto"/>
            <w:tcMar>
              <w:top w:w="100" w:type="dxa"/>
              <w:left w:w="100" w:type="dxa"/>
              <w:bottom w:w="100" w:type="dxa"/>
              <w:right w:w="100" w:type="dxa"/>
            </w:tcMar>
          </w:tcPr>
          <w:p w14:paraId="4A79C991" w14:textId="36B17907" w:rsidR="003D3B0B" w:rsidRPr="00BC1A45" w:rsidRDefault="003D3B0B" w:rsidP="00BC1A45">
            <w:pPr>
              <w:rPr>
                <w:ins w:id="125" w:author="Ray Liu" w:date="2019-05-23T12:59:00Z"/>
                <w:rFonts w:hint="eastAsia"/>
              </w:rPr>
            </w:pPr>
            <w:ins w:id="126" w:author="Ray Liu" w:date="2019-05-23T12:59:00Z">
              <w:r>
                <w:t>CBD</w:t>
              </w:r>
            </w:ins>
          </w:p>
        </w:tc>
        <w:tc>
          <w:tcPr>
            <w:tcW w:w="5710" w:type="dxa"/>
            <w:tcMar>
              <w:top w:w="100" w:type="dxa"/>
              <w:left w:w="100" w:type="dxa"/>
              <w:bottom w:w="100" w:type="dxa"/>
              <w:right w:w="100" w:type="dxa"/>
            </w:tcMar>
          </w:tcPr>
          <w:p w14:paraId="3D36AD99" w14:textId="75BF9145" w:rsidR="003D3B0B" w:rsidRDefault="003D3B0B" w:rsidP="00BC1A45">
            <w:pPr>
              <w:rPr>
                <w:ins w:id="127" w:author="Ray Liu" w:date="2019-05-23T12:59:00Z"/>
              </w:rPr>
            </w:pPr>
            <w:ins w:id="128" w:author="Ray Liu" w:date="2019-05-23T12:59:00Z">
              <w:r>
                <w:t xml:space="preserve">Dumpy predictors, where 1 is CBD, and 0 </w:t>
              </w:r>
              <w:r>
                <w:rPr>
                  <w:rFonts w:hint="eastAsia"/>
                </w:rPr>
                <w:t>is</w:t>
              </w:r>
              <w:r>
                <w:t xml:space="preserve"> not.</w:t>
              </w:r>
            </w:ins>
          </w:p>
        </w:tc>
        <w:tc>
          <w:tcPr>
            <w:tcW w:w="2070" w:type="dxa"/>
            <w:tcMar>
              <w:top w:w="100" w:type="dxa"/>
              <w:left w:w="100" w:type="dxa"/>
              <w:bottom w:w="100" w:type="dxa"/>
              <w:right w:w="100" w:type="dxa"/>
            </w:tcMar>
          </w:tcPr>
          <w:p w14:paraId="75AE8BF6" w14:textId="77777777" w:rsidR="003D3B0B" w:rsidRPr="00BC1A45" w:rsidRDefault="003D3B0B" w:rsidP="00BC1A45">
            <w:pPr>
              <w:rPr>
                <w:ins w:id="129" w:author="Ray Liu" w:date="2019-05-23T12:59:00Z"/>
                <w:rFonts w:hint="eastAsia"/>
              </w:rPr>
            </w:pPr>
          </w:p>
        </w:tc>
      </w:tr>
    </w:tbl>
    <w:p w14:paraId="32721882" w14:textId="77777777" w:rsidR="00BC1A45" w:rsidRDefault="00BC1A45" w:rsidP="00A94AEC">
      <w:pPr>
        <w:spacing w:line="360" w:lineRule="auto"/>
      </w:pPr>
    </w:p>
    <w:p w14:paraId="19CC6449" w14:textId="77777777" w:rsidR="003C220E" w:rsidDel="00BF0D55" w:rsidRDefault="003C220E" w:rsidP="0082004D">
      <w:pPr>
        <w:pStyle w:val="Title"/>
        <w:rPr>
          <w:del w:id="130" w:author="Ray Liu" w:date="2019-05-23T14:52:00Z"/>
          <w:rFonts w:ascii="Times New Roman" w:hAnsi="Times New Roman" w:cs="Times New Roman"/>
          <w:sz w:val="44"/>
        </w:rPr>
      </w:pPr>
    </w:p>
    <w:p w14:paraId="2E12DA47" w14:textId="77777777" w:rsidR="00081A59" w:rsidRDefault="00081A59" w:rsidP="0082004D">
      <w:pPr>
        <w:pStyle w:val="Title"/>
        <w:rPr>
          <w:rFonts w:ascii="Times New Roman" w:hAnsi="Times New Roman" w:cs="Times New Roman"/>
          <w:sz w:val="44"/>
        </w:rPr>
      </w:pPr>
    </w:p>
    <w:p w14:paraId="6E16E6E2" w14:textId="38FF1D46" w:rsidR="0082004D" w:rsidRPr="00081A59" w:rsidRDefault="0082004D" w:rsidP="00081A59">
      <w:pPr>
        <w:pStyle w:val="Heading1"/>
        <w:rPr>
          <w:rFonts w:ascii="Times New Roman" w:hAnsi="Times New Roman" w:cs="Times New Roman"/>
          <w:color w:val="000000" w:themeColor="text1"/>
          <w:sz w:val="40"/>
        </w:rPr>
      </w:pPr>
      <w:bookmarkStart w:id="131" w:name="_Toc9515733"/>
      <w:r w:rsidRPr="00081A59">
        <w:rPr>
          <w:rFonts w:ascii="Times New Roman" w:hAnsi="Times New Roman" w:cs="Times New Roman"/>
          <w:color w:val="000000" w:themeColor="text1"/>
          <w:sz w:val="40"/>
        </w:rPr>
        <w:t>Introduction &amp; Analysis</w:t>
      </w:r>
      <w:bookmarkEnd w:id="131"/>
    </w:p>
    <w:p w14:paraId="4D84199D" w14:textId="665734A2" w:rsidR="0082004D" w:rsidRPr="0082004D" w:rsidRDefault="0082004D" w:rsidP="0082004D">
      <w:pPr>
        <w:pStyle w:val="NormalWeb"/>
        <w:spacing w:line="360" w:lineRule="auto"/>
        <w:rPr>
          <w:rFonts w:ascii="LMRoman10" w:hAnsi="LMRoman10"/>
          <w:sz w:val="22"/>
          <w:szCs w:val="22"/>
        </w:rPr>
      </w:pPr>
      <w:r w:rsidRPr="0082004D">
        <w:rPr>
          <w:rFonts w:ascii="LMRoman10" w:hAnsi="LMRoman10"/>
          <w:sz w:val="22"/>
          <w:szCs w:val="22"/>
        </w:rPr>
        <w:t xml:space="preserve">The goal of this project is to build a predictive model to predict bike demands based on major crime types and city features information. </w:t>
      </w:r>
      <w:ins w:id="132" w:author="Ray Liu" w:date="2019-05-23T13:02:00Z">
        <w:r w:rsidR="003D3B0B">
          <w:rPr>
            <w:rFonts w:ascii="LMRoman10" w:hAnsi="LMRoman10"/>
            <w:sz w:val="22"/>
            <w:szCs w:val="22"/>
          </w:rPr>
          <w:t>8</w:t>
        </w:r>
      </w:ins>
      <w:del w:id="133" w:author="Ray Liu" w:date="2019-05-23T13:02:00Z">
        <w:r w:rsidRPr="0082004D" w:rsidDel="003D3B0B">
          <w:rPr>
            <w:rFonts w:ascii="LMRoman10" w:hAnsi="LMRoman10"/>
            <w:sz w:val="22"/>
            <w:szCs w:val="22"/>
          </w:rPr>
          <w:delText>9</w:delText>
        </w:r>
      </w:del>
      <w:r w:rsidRPr="0082004D">
        <w:rPr>
          <w:rFonts w:ascii="LMRoman10" w:hAnsi="LMRoman10"/>
          <w:sz w:val="22"/>
          <w:szCs w:val="22"/>
        </w:rPr>
        <w:t xml:space="preserve"> major crime types, assault, battery, burglary, criminal trespass, deceptive practice, homicide, narcotics, robbery, theft, might affect demands of bikes. Increasing the number of crimes that cause loss of personal possession and direct harm of body could lead the decreasing demands of bikes because people will feel unsafe riding a bike on the road. On the other hand, crimes that happen less frequently and cause major social affect such as homicide will have less effect on the demand of bikes due to the fact that there is nothing people can do to prevent it from happening. </w:t>
      </w:r>
    </w:p>
    <w:p w14:paraId="5FD76B62" w14:textId="77777777" w:rsidR="0082004D" w:rsidRPr="0082004D" w:rsidRDefault="0082004D" w:rsidP="0082004D">
      <w:pPr>
        <w:pStyle w:val="NormalWeb"/>
        <w:spacing w:line="360" w:lineRule="auto"/>
        <w:rPr>
          <w:rFonts w:ascii="LMRoman10" w:hAnsi="LMRoman10"/>
          <w:sz w:val="22"/>
          <w:szCs w:val="22"/>
        </w:rPr>
      </w:pPr>
      <w:r w:rsidRPr="0082004D">
        <w:rPr>
          <w:rFonts w:ascii="LMRoman10" w:hAnsi="LMRoman10"/>
          <w:sz w:val="22"/>
          <w:szCs w:val="22"/>
        </w:rPr>
        <w:t xml:space="preserve">City’s city features information can also have profound effect on the demands of bikes. High number of bike routes means there are more demands on bikes. High number of retails stores and restaurant indicate this area is prosperous, therefore having more people, which leads to high demand of bikes. </w:t>
      </w:r>
    </w:p>
    <w:p w14:paraId="0467B325" w14:textId="77777777" w:rsidR="003D3B0B" w:rsidRDefault="003D3B0B">
      <w:pPr>
        <w:rPr>
          <w:ins w:id="134" w:author="Ray Liu" w:date="2019-05-23T13:02:00Z"/>
          <w:rFonts w:eastAsiaTheme="majorEastAsia"/>
          <w:color w:val="000000" w:themeColor="text1"/>
          <w:sz w:val="32"/>
          <w:szCs w:val="26"/>
        </w:rPr>
      </w:pPr>
      <w:ins w:id="135" w:author="Ray Liu" w:date="2019-05-23T13:02:00Z">
        <w:r>
          <w:rPr>
            <w:color w:val="000000" w:themeColor="text1"/>
            <w:sz w:val="32"/>
          </w:rPr>
          <w:br w:type="page"/>
        </w:r>
      </w:ins>
    </w:p>
    <w:p w14:paraId="2D977659" w14:textId="3A8B1314" w:rsidR="0082004D" w:rsidRPr="00081A59" w:rsidRDefault="00916A2A" w:rsidP="00081A59">
      <w:pPr>
        <w:pStyle w:val="Heading2"/>
        <w:rPr>
          <w:rFonts w:ascii="Times New Roman" w:hAnsi="Times New Roman" w:cs="Times New Roman"/>
          <w:color w:val="000000" w:themeColor="text1"/>
          <w:sz w:val="32"/>
        </w:rPr>
      </w:pPr>
      <w:bookmarkStart w:id="136" w:name="_Toc9515734"/>
      <w:r>
        <w:rPr>
          <w:rFonts w:ascii="Times New Roman" w:hAnsi="Times New Roman" w:cs="Times New Roman"/>
          <w:color w:val="000000" w:themeColor="text1"/>
          <w:sz w:val="32"/>
        </w:rPr>
        <w:lastRenderedPageBreak/>
        <w:t xml:space="preserve">1.1 </w:t>
      </w:r>
      <w:r w:rsidR="0082004D" w:rsidRPr="00081A59">
        <w:rPr>
          <w:rFonts w:ascii="Times New Roman" w:hAnsi="Times New Roman" w:cs="Times New Roman"/>
          <w:color w:val="000000" w:themeColor="text1"/>
          <w:sz w:val="32"/>
        </w:rPr>
        <w:t>Features Initial Analysis and Grouping:</w:t>
      </w:r>
      <w:bookmarkEnd w:id="136"/>
    </w:p>
    <w:p w14:paraId="5D5D1A79" w14:textId="77777777" w:rsidR="0082004D" w:rsidRPr="0082004D" w:rsidRDefault="0082004D" w:rsidP="0082004D"/>
    <w:p w14:paraId="26A409D4" w14:textId="39ADC1FD" w:rsidR="0082004D" w:rsidRDefault="0082004D" w:rsidP="0082004D">
      <w:pPr>
        <w:spacing w:line="360" w:lineRule="auto"/>
        <w:rPr>
          <w:rFonts w:ascii="LMRoman10" w:hAnsi="LMRoman10"/>
          <w:sz w:val="22"/>
          <w:szCs w:val="22"/>
        </w:rPr>
      </w:pPr>
      <w:r w:rsidRPr="0082004D">
        <w:rPr>
          <w:rFonts w:ascii="LMRoman10" w:hAnsi="LMRoman10"/>
          <w:sz w:val="22"/>
          <w:szCs w:val="22"/>
        </w:rPr>
        <w:t xml:space="preserve">The bike data has 45 predictor variables and 1 response variables. According to the business objective, we only select </w:t>
      </w:r>
      <w:ins w:id="137" w:author="Ray Liu" w:date="2019-05-23T13:03:00Z">
        <w:r w:rsidR="003D3B0B">
          <w:rPr>
            <w:rFonts w:ascii="LMRoman10" w:hAnsi="LMRoman10"/>
            <w:sz w:val="22"/>
            <w:szCs w:val="22"/>
          </w:rPr>
          <w:t>8</w:t>
        </w:r>
      </w:ins>
      <w:del w:id="138" w:author="Ray Liu" w:date="2019-05-23T13:03:00Z">
        <w:r w:rsidRPr="0082004D" w:rsidDel="003D3B0B">
          <w:rPr>
            <w:rFonts w:ascii="LMRoman10" w:hAnsi="LMRoman10"/>
            <w:sz w:val="22"/>
            <w:szCs w:val="22"/>
          </w:rPr>
          <w:delText>9</w:delText>
        </w:r>
      </w:del>
      <w:r w:rsidRPr="0082004D">
        <w:rPr>
          <w:rFonts w:ascii="LMRoman10" w:hAnsi="LMRoman10"/>
          <w:sz w:val="22"/>
          <w:szCs w:val="22"/>
        </w:rPr>
        <w:t xml:space="preserve"> crime types and city features information. Our initial thought is to composite </w:t>
      </w:r>
      <w:ins w:id="139" w:author="Ray Liu" w:date="2019-05-23T13:03:00Z">
        <w:r w:rsidR="003D3B0B">
          <w:rPr>
            <w:rFonts w:ascii="LMRoman10" w:hAnsi="LMRoman10"/>
            <w:sz w:val="22"/>
            <w:szCs w:val="22"/>
          </w:rPr>
          <w:t>8</w:t>
        </w:r>
      </w:ins>
      <w:del w:id="140" w:author="Ray Liu" w:date="2019-05-23T13:03:00Z">
        <w:r w:rsidRPr="0082004D" w:rsidDel="003D3B0B">
          <w:rPr>
            <w:rFonts w:ascii="LMRoman10" w:hAnsi="LMRoman10"/>
            <w:sz w:val="22"/>
            <w:szCs w:val="22"/>
          </w:rPr>
          <w:delText>9</w:delText>
        </w:r>
      </w:del>
      <w:r w:rsidRPr="0082004D">
        <w:rPr>
          <w:rFonts w:ascii="LMRoman10" w:hAnsi="LMRoman10"/>
          <w:sz w:val="22"/>
          <w:szCs w:val="22"/>
        </w:rPr>
        <w:t xml:space="preserve"> crimes as one variable since they are highly correlated. Also, we want to group some city features variables that are highly related. However, after grouping, R square has decreased. Also, we want to analyze bike demands based on each type of crime, so we decide not to include composite variables in our model. </w:t>
      </w:r>
    </w:p>
    <w:p w14:paraId="262423E7" w14:textId="77777777" w:rsidR="00502F75" w:rsidRPr="0082004D" w:rsidRDefault="00502F75" w:rsidP="0082004D">
      <w:pPr>
        <w:spacing w:line="360" w:lineRule="auto"/>
        <w:rPr>
          <w:rFonts w:ascii="LMRoman10" w:hAnsi="LMRoman10"/>
          <w:sz w:val="22"/>
          <w:szCs w:val="22"/>
        </w:rPr>
      </w:pPr>
    </w:p>
    <w:p w14:paraId="416DB6C6" w14:textId="3EE50210" w:rsidR="0082004D" w:rsidRDefault="0082004D" w:rsidP="0082004D">
      <w:pPr>
        <w:spacing w:line="360" w:lineRule="auto"/>
        <w:rPr>
          <w:rFonts w:ascii="LMRoman10" w:hAnsi="LMRoman10"/>
          <w:sz w:val="22"/>
          <w:szCs w:val="22"/>
        </w:rPr>
      </w:pPr>
      <w:r w:rsidRPr="0082004D">
        <w:rPr>
          <w:rFonts w:ascii="LMRoman10" w:hAnsi="LMRoman10"/>
          <w:sz w:val="22"/>
          <w:szCs w:val="22"/>
        </w:rPr>
        <w:t xml:space="preserve">Our model analysis will separate into two parts. First part is to analyze city features variables and build the first model. Second part is to analyze crime variables and build the second model. Finally, we combine the two models together to get final model. The correlations between city features and crime are not strong, so the coefficient of our final model will not be affected. </w:t>
      </w:r>
    </w:p>
    <w:p w14:paraId="72A8A50E" w14:textId="77777777" w:rsidR="0082004D" w:rsidRDefault="0082004D" w:rsidP="0082004D">
      <w:pPr>
        <w:spacing w:line="360" w:lineRule="auto"/>
        <w:rPr>
          <w:rFonts w:ascii="LMRoman10" w:hAnsi="LMRoman10"/>
          <w:sz w:val="22"/>
          <w:szCs w:val="22"/>
        </w:rPr>
      </w:pPr>
    </w:p>
    <w:p w14:paraId="0A60A74E" w14:textId="77777777" w:rsidR="00081A59" w:rsidRDefault="00081A59" w:rsidP="0082004D">
      <w:pPr>
        <w:pStyle w:val="Title"/>
        <w:rPr>
          <w:rFonts w:ascii="Times New Roman" w:hAnsi="Times New Roman" w:cs="Times New Roman"/>
          <w:sz w:val="44"/>
        </w:rPr>
      </w:pPr>
    </w:p>
    <w:p w14:paraId="3B0A62C4" w14:textId="77777777" w:rsidR="00081A59" w:rsidRDefault="00081A59">
      <w:pPr>
        <w:rPr>
          <w:rFonts w:eastAsiaTheme="majorEastAsia"/>
          <w:color w:val="000000" w:themeColor="text1"/>
          <w:sz w:val="40"/>
          <w:szCs w:val="32"/>
        </w:rPr>
      </w:pPr>
      <w:r>
        <w:rPr>
          <w:color w:val="000000" w:themeColor="text1"/>
          <w:sz w:val="40"/>
        </w:rPr>
        <w:br w:type="page"/>
      </w:r>
    </w:p>
    <w:p w14:paraId="08580D4A" w14:textId="779C745F" w:rsidR="0082004D" w:rsidRPr="00081A59" w:rsidRDefault="0082004D" w:rsidP="00081A59">
      <w:pPr>
        <w:pStyle w:val="Heading1"/>
        <w:rPr>
          <w:rFonts w:ascii="Times New Roman" w:hAnsi="Times New Roman" w:cs="Times New Roman"/>
          <w:color w:val="000000" w:themeColor="text1"/>
          <w:sz w:val="40"/>
        </w:rPr>
      </w:pPr>
      <w:bookmarkStart w:id="141" w:name="_Toc9515735"/>
      <w:r w:rsidRPr="00081A59">
        <w:rPr>
          <w:rFonts w:ascii="Times New Roman" w:hAnsi="Times New Roman" w:cs="Times New Roman"/>
          <w:color w:val="000000" w:themeColor="text1"/>
          <w:sz w:val="40"/>
        </w:rPr>
        <w:lastRenderedPageBreak/>
        <w:t>First Model - City Features</w:t>
      </w:r>
      <w:bookmarkEnd w:id="141"/>
    </w:p>
    <w:p w14:paraId="0F95EDEA" w14:textId="77777777" w:rsidR="00081A59" w:rsidRDefault="00081A59" w:rsidP="00081A59">
      <w:pPr>
        <w:pStyle w:val="Heading2"/>
        <w:rPr>
          <w:rFonts w:ascii="Times New Roman" w:hAnsi="Times New Roman" w:cs="Times New Roman"/>
          <w:color w:val="000000" w:themeColor="text1"/>
          <w:sz w:val="32"/>
        </w:rPr>
      </w:pPr>
    </w:p>
    <w:p w14:paraId="3D7E60C8" w14:textId="02E7BEF8" w:rsidR="00C7673C" w:rsidRPr="00081A59" w:rsidRDefault="00AA69CD" w:rsidP="00081A59">
      <w:pPr>
        <w:pStyle w:val="Heading2"/>
        <w:rPr>
          <w:rFonts w:ascii="Times New Roman" w:hAnsi="Times New Roman" w:cs="Times New Roman"/>
          <w:color w:val="000000" w:themeColor="text1"/>
          <w:sz w:val="32"/>
        </w:rPr>
      </w:pPr>
      <w:bookmarkStart w:id="142" w:name="_Toc9515736"/>
      <w:r w:rsidRPr="00081A59">
        <w:rPr>
          <w:rFonts w:ascii="Times New Roman" w:hAnsi="Times New Roman" w:cs="Times New Roman"/>
          <w:color w:val="000000" w:themeColor="text1"/>
          <w:sz w:val="32"/>
        </w:rPr>
        <w:t>2</w:t>
      </w:r>
      <w:r w:rsidR="00C7673C" w:rsidRPr="00081A59">
        <w:rPr>
          <w:rFonts w:ascii="Times New Roman" w:hAnsi="Times New Roman" w:cs="Times New Roman"/>
          <w:color w:val="000000" w:themeColor="text1"/>
          <w:sz w:val="32"/>
        </w:rPr>
        <w:t xml:space="preserve">.1 </w:t>
      </w:r>
      <w:r w:rsidR="00C7673C" w:rsidRPr="00081A59">
        <w:rPr>
          <w:rFonts w:ascii="Times New Roman" w:hAnsi="Times New Roman" w:cs="Times New Roman" w:hint="eastAsia"/>
          <w:color w:val="000000" w:themeColor="text1"/>
          <w:sz w:val="32"/>
        </w:rPr>
        <w:t>Preliminary</w:t>
      </w:r>
      <w:r w:rsidR="00C7673C" w:rsidRPr="00081A59">
        <w:rPr>
          <w:rFonts w:ascii="Times New Roman" w:hAnsi="Times New Roman" w:cs="Times New Roman"/>
          <w:color w:val="000000" w:themeColor="text1"/>
          <w:sz w:val="32"/>
        </w:rPr>
        <w:t xml:space="preserve"> analysis:</w:t>
      </w:r>
      <w:bookmarkEnd w:id="142"/>
    </w:p>
    <w:p w14:paraId="3453A53C" w14:textId="0F5D3E34" w:rsidR="00EE7A7A" w:rsidRDefault="00AA69CD" w:rsidP="00A94AEC">
      <w:pPr>
        <w:pStyle w:val="NormalWeb"/>
        <w:spacing w:line="360" w:lineRule="auto"/>
        <w:rPr>
          <w:rFonts w:ascii="LMRoman10" w:hAnsi="LMRoman10"/>
          <w:sz w:val="22"/>
          <w:szCs w:val="22"/>
        </w:rPr>
      </w:pPr>
      <w:r>
        <w:rPr>
          <w:rFonts w:ascii="LMRoman10" w:hAnsi="LMRoman10"/>
          <w:sz w:val="22"/>
          <w:szCs w:val="22"/>
        </w:rPr>
        <w:t>2</w:t>
      </w:r>
      <w:r w:rsidR="00EE7A7A">
        <w:rPr>
          <w:rFonts w:ascii="LMRoman10" w:hAnsi="LMRoman10"/>
          <w:sz w:val="22"/>
          <w:szCs w:val="22"/>
        </w:rPr>
        <w:t xml:space="preserve">.1.1 Omitted </w:t>
      </w:r>
      <w:r w:rsidR="00EE7A7A" w:rsidRPr="0016773E">
        <w:rPr>
          <w:rFonts w:ascii="LMRoman10" w:hAnsi="LMRoman10"/>
          <w:sz w:val="22"/>
          <w:szCs w:val="22"/>
        </w:rPr>
        <w:t>unrelated predictors</w:t>
      </w:r>
      <w:r w:rsidR="00EE7A7A">
        <w:rPr>
          <w:rFonts w:ascii="LMRoman10" w:hAnsi="LMRoman10"/>
          <w:sz w:val="22"/>
          <w:szCs w:val="22"/>
        </w:rPr>
        <w:t xml:space="preserve"> and </w:t>
      </w:r>
      <w:r w:rsidR="00170F8B">
        <w:rPr>
          <w:rFonts w:ascii="LMRoman10" w:hAnsi="LMRoman10" w:hint="eastAsia"/>
          <w:sz w:val="22"/>
          <w:szCs w:val="22"/>
        </w:rPr>
        <w:t>correlation</w:t>
      </w:r>
      <w:r w:rsidR="00170F8B">
        <w:rPr>
          <w:rFonts w:ascii="LMRoman10" w:hAnsi="LMRoman10"/>
          <w:sz w:val="22"/>
          <w:szCs w:val="22"/>
        </w:rPr>
        <w:t xml:space="preserve"> analysis</w:t>
      </w:r>
    </w:p>
    <w:p w14:paraId="07F6BAB4" w14:textId="4A064909" w:rsidR="006629A8" w:rsidRDefault="00C7673C" w:rsidP="00A94AEC">
      <w:pPr>
        <w:pStyle w:val="NormalWeb"/>
        <w:spacing w:line="360" w:lineRule="auto"/>
        <w:rPr>
          <w:ins w:id="143" w:author="yw650" w:date="2019-05-21T17:30:00Z"/>
          <w:rFonts w:ascii="LMRoman10" w:hAnsi="LMRoman10"/>
          <w:sz w:val="22"/>
          <w:szCs w:val="22"/>
        </w:rPr>
      </w:pPr>
      <w:r>
        <w:rPr>
          <w:rFonts w:ascii="LMRoman10" w:hAnsi="LMRoman10"/>
          <w:sz w:val="22"/>
          <w:szCs w:val="22"/>
        </w:rPr>
        <w:t xml:space="preserve">We diagnose data by generating correlation matrix and scatter plots. First, we observe that some predictors are to be removed since they are not correlated with demands (trips) as well as not cause of dependent variables. </w:t>
      </w:r>
    </w:p>
    <w:p w14:paraId="1F653EF2" w14:textId="77777777" w:rsidR="0016773E" w:rsidRDefault="0016773E" w:rsidP="00A94AEC">
      <w:pPr>
        <w:pStyle w:val="NormalWeb"/>
        <w:spacing w:line="360" w:lineRule="auto"/>
      </w:pPr>
      <w:r w:rsidRPr="00C7673C">
        <w:rPr>
          <w:noProof/>
        </w:rPr>
        <w:drawing>
          <wp:inline distT="0" distB="0" distL="0" distR="0" wp14:anchorId="53AB5289" wp14:editId="6E8A350C">
            <wp:extent cx="5943600" cy="4018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18915"/>
                    </a:xfrm>
                    <a:prstGeom prst="rect">
                      <a:avLst/>
                    </a:prstGeom>
                  </pic:spPr>
                </pic:pic>
              </a:graphicData>
            </a:graphic>
          </wp:inline>
        </w:drawing>
      </w:r>
    </w:p>
    <w:p w14:paraId="0A2C7C32" w14:textId="77777777" w:rsidR="0016773E" w:rsidRDefault="0016773E" w:rsidP="00A94AEC">
      <w:pPr>
        <w:spacing w:line="360" w:lineRule="auto"/>
        <w:jc w:val="center"/>
        <w:rPr>
          <w:sz w:val="21"/>
        </w:rPr>
      </w:pPr>
      <w:proofErr w:type="gramStart"/>
      <w:r w:rsidRPr="00C7673C">
        <w:rPr>
          <w:sz w:val="21"/>
        </w:rPr>
        <w:t>PIC(</w:t>
      </w:r>
      <w:proofErr w:type="gramEnd"/>
      <w:r w:rsidRPr="00C7673C">
        <w:rPr>
          <w:sz w:val="21"/>
        </w:rPr>
        <w:t>3.1)</w:t>
      </w:r>
    </w:p>
    <w:p w14:paraId="67A53911" w14:textId="77777777" w:rsidR="0016773E" w:rsidRDefault="0016773E" w:rsidP="00A94AEC">
      <w:pPr>
        <w:spacing w:line="360" w:lineRule="auto"/>
        <w:jc w:val="center"/>
        <w:rPr>
          <w:sz w:val="21"/>
        </w:rPr>
      </w:pPr>
    </w:p>
    <w:p w14:paraId="488B3623" w14:textId="77777777" w:rsidR="0016773E" w:rsidRDefault="0016773E" w:rsidP="00A94AEC">
      <w:pPr>
        <w:pStyle w:val="NormalWeb"/>
        <w:spacing w:line="360" w:lineRule="auto"/>
        <w:rPr>
          <w:rFonts w:ascii="LMRoman10" w:hAnsi="LMRoman10"/>
          <w:sz w:val="22"/>
          <w:szCs w:val="22"/>
        </w:rPr>
      </w:pPr>
    </w:p>
    <w:p w14:paraId="79EFF3C3" w14:textId="77777777" w:rsidR="00BF0D55" w:rsidRDefault="00BF0D55" w:rsidP="00A94AEC">
      <w:pPr>
        <w:pStyle w:val="NormalWeb"/>
        <w:spacing w:line="360" w:lineRule="auto"/>
        <w:rPr>
          <w:ins w:id="144" w:author="Ray Liu" w:date="2019-05-23T14:53:00Z"/>
          <w:rFonts w:ascii="LMRoman10" w:hAnsi="LMRoman10"/>
          <w:sz w:val="22"/>
          <w:szCs w:val="22"/>
        </w:rPr>
      </w:pPr>
    </w:p>
    <w:p w14:paraId="1FA8CB50" w14:textId="190BEF81" w:rsidR="00C7673C" w:rsidRDefault="00C7673C" w:rsidP="00A94AEC">
      <w:pPr>
        <w:pStyle w:val="NormalWeb"/>
        <w:spacing w:line="360" w:lineRule="auto"/>
        <w:rPr>
          <w:rFonts w:ascii="LMRoman10" w:hAnsi="LMRoman10"/>
          <w:sz w:val="22"/>
          <w:szCs w:val="22"/>
        </w:rPr>
      </w:pPr>
      <w:r>
        <w:rPr>
          <w:rFonts w:ascii="LMRoman10" w:hAnsi="LMRoman10"/>
          <w:sz w:val="22"/>
          <w:szCs w:val="22"/>
        </w:rPr>
        <w:lastRenderedPageBreak/>
        <w:t xml:space="preserve">According to the scatterplot (3.1), predictors to be omitted are: </w:t>
      </w:r>
    </w:p>
    <w:p w14:paraId="0C354C15" w14:textId="0E6405F3" w:rsidR="0016773E" w:rsidRDefault="00C7673C" w:rsidP="00F83EBD">
      <w:pPr>
        <w:pStyle w:val="NormalWeb"/>
        <w:spacing w:line="360" w:lineRule="auto"/>
        <w:jc w:val="center"/>
        <w:rPr>
          <w:rFonts w:ascii="LMRoman10" w:hAnsi="LMRoman10"/>
          <w:sz w:val="22"/>
          <w:szCs w:val="22"/>
        </w:rPr>
      </w:pPr>
      <w:r>
        <w:rPr>
          <w:rFonts w:ascii="LMRoman10" w:hAnsi="LMRoman10"/>
          <w:sz w:val="22"/>
          <w:szCs w:val="22"/>
        </w:rPr>
        <w:t>ID, PARK_AREA_ACRES, PER_CAPITA_INCOME</w:t>
      </w:r>
    </w:p>
    <w:p w14:paraId="73B48489" w14:textId="2422A87F" w:rsidR="00EE7A7A" w:rsidRDefault="00AA69CD" w:rsidP="00A94AEC">
      <w:pPr>
        <w:pStyle w:val="NormalWeb"/>
        <w:spacing w:line="360" w:lineRule="auto"/>
        <w:rPr>
          <w:rFonts w:ascii="LMRoman10" w:hAnsi="LMRoman10"/>
          <w:sz w:val="22"/>
          <w:szCs w:val="22"/>
        </w:rPr>
      </w:pPr>
      <w:r>
        <w:rPr>
          <w:rFonts w:ascii="LMRoman10" w:hAnsi="LMRoman10"/>
          <w:sz w:val="22"/>
          <w:szCs w:val="22"/>
        </w:rPr>
        <w:t>2</w:t>
      </w:r>
      <w:r w:rsidR="00CE263B">
        <w:rPr>
          <w:rFonts w:ascii="LMRoman10" w:hAnsi="LMRoman10"/>
          <w:sz w:val="22"/>
          <w:szCs w:val="22"/>
        </w:rPr>
        <w:t>.1</w:t>
      </w:r>
      <w:r w:rsidR="00EE7A7A">
        <w:rPr>
          <w:rFonts w:ascii="LMRoman10" w:hAnsi="LMRoman10"/>
          <w:sz w:val="22"/>
          <w:szCs w:val="22"/>
        </w:rPr>
        <w:t xml:space="preserve">.2 </w:t>
      </w:r>
      <w:r w:rsidR="00EE7A7A">
        <w:rPr>
          <w:rFonts w:ascii="LMRoman10" w:hAnsi="LMRoman10" w:hint="eastAsia"/>
          <w:sz w:val="22"/>
          <w:szCs w:val="22"/>
        </w:rPr>
        <w:t>C</w:t>
      </w:r>
      <w:r w:rsidR="00EE7A7A">
        <w:rPr>
          <w:rFonts w:ascii="LMRoman10" w:hAnsi="LMRoman10"/>
          <w:sz w:val="22"/>
          <w:szCs w:val="22"/>
        </w:rPr>
        <w:t>orrelation analysis</w:t>
      </w:r>
    </w:p>
    <w:p w14:paraId="6F4D83D6" w14:textId="04DDD24B" w:rsidR="00170F8B" w:rsidRDefault="00EE7A7A" w:rsidP="00A94AEC">
      <w:pPr>
        <w:pStyle w:val="NormalWeb"/>
        <w:spacing w:line="360" w:lineRule="auto"/>
        <w:rPr>
          <w:rFonts w:ascii="LMRoman10" w:hAnsi="LMRoman10"/>
          <w:sz w:val="22"/>
          <w:szCs w:val="22"/>
        </w:rPr>
      </w:pPr>
      <w:r>
        <w:rPr>
          <w:rFonts w:ascii="LMRoman10" w:hAnsi="LMRoman10"/>
          <w:sz w:val="22"/>
          <w:szCs w:val="22"/>
        </w:rPr>
        <w:t xml:space="preserve">According to the </w:t>
      </w:r>
      <w:r w:rsidR="00170F8B">
        <w:rPr>
          <w:rFonts w:ascii="LMRoman10" w:hAnsi="LMRoman10"/>
          <w:sz w:val="22"/>
          <w:szCs w:val="22"/>
        </w:rPr>
        <w:t xml:space="preserve">correlation matrix, the multicollinearity exists. </w:t>
      </w:r>
    </w:p>
    <w:tbl>
      <w:tblPr>
        <w:tblStyle w:val="TableGrid"/>
        <w:tblW w:w="0" w:type="auto"/>
        <w:tblLook w:val="04A0" w:firstRow="1" w:lastRow="0" w:firstColumn="1" w:lastColumn="0" w:noHBand="0" w:noVBand="1"/>
      </w:tblPr>
      <w:tblGrid>
        <w:gridCol w:w="2639"/>
        <w:gridCol w:w="2285"/>
        <w:gridCol w:w="1786"/>
        <w:gridCol w:w="2640"/>
      </w:tblGrid>
      <w:tr w:rsidR="00170F8B" w14:paraId="009E57E8" w14:textId="77777777" w:rsidTr="00170F8B">
        <w:tc>
          <w:tcPr>
            <w:tcW w:w="2337" w:type="dxa"/>
          </w:tcPr>
          <w:p w14:paraId="0BC7A38E" w14:textId="77777777" w:rsidR="00170F8B" w:rsidRDefault="00170F8B" w:rsidP="00A94AEC">
            <w:pPr>
              <w:pStyle w:val="NormalWeb"/>
              <w:spacing w:line="360" w:lineRule="auto"/>
              <w:rPr>
                <w:rFonts w:ascii="LMRoman10" w:hAnsi="LMRoman10"/>
                <w:sz w:val="22"/>
                <w:szCs w:val="22"/>
              </w:rPr>
            </w:pPr>
          </w:p>
        </w:tc>
        <w:tc>
          <w:tcPr>
            <w:tcW w:w="2337" w:type="dxa"/>
          </w:tcPr>
          <w:p w14:paraId="04DA26FA" w14:textId="77777777" w:rsidR="00170F8B" w:rsidRDefault="00170F8B" w:rsidP="00A94AEC">
            <w:pPr>
              <w:pStyle w:val="NormalWeb"/>
              <w:spacing w:line="360" w:lineRule="auto"/>
              <w:rPr>
                <w:rFonts w:ascii="LMRoman10" w:hAnsi="LMRoman10"/>
                <w:sz w:val="22"/>
                <w:szCs w:val="22"/>
              </w:rPr>
            </w:pPr>
            <w:r>
              <w:rPr>
                <w:rFonts w:ascii="LMRoman10" w:hAnsi="LMRoman10" w:hint="eastAsia"/>
                <w:sz w:val="22"/>
                <w:szCs w:val="22"/>
              </w:rPr>
              <w:t>CTA</w:t>
            </w:r>
            <w:r>
              <w:rPr>
                <w:rFonts w:ascii="LMRoman10" w:hAnsi="LMRoman10"/>
                <w:sz w:val="22"/>
                <w:szCs w:val="22"/>
              </w:rPr>
              <w:t>_TRAIN_STATIONS</w:t>
            </w:r>
          </w:p>
        </w:tc>
        <w:tc>
          <w:tcPr>
            <w:tcW w:w="2338" w:type="dxa"/>
          </w:tcPr>
          <w:p w14:paraId="4015F4A0" w14:textId="77777777" w:rsidR="00170F8B" w:rsidRDefault="00170F8B" w:rsidP="00A94AEC">
            <w:pPr>
              <w:pStyle w:val="NormalWeb"/>
              <w:spacing w:line="360" w:lineRule="auto"/>
              <w:rPr>
                <w:rFonts w:ascii="LMRoman10" w:hAnsi="LMRoman10"/>
                <w:sz w:val="22"/>
                <w:szCs w:val="22"/>
              </w:rPr>
            </w:pPr>
            <w:proofErr w:type="spellStart"/>
            <w:r>
              <w:rPr>
                <w:rFonts w:ascii="LMRoman10" w:hAnsi="LMRoman10"/>
                <w:sz w:val="22"/>
                <w:szCs w:val="22"/>
              </w:rPr>
              <w:t>Limited_Business</w:t>
            </w:r>
            <w:proofErr w:type="spellEnd"/>
            <w:r>
              <w:rPr>
                <w:rFonts w:ascii="LMRoman10" w:hAnsi="LMRoman10"/>
                <w:sz w:val="22"/>
                <w:szCs w:val="22"/>
              </w:rPr>
              <w:t xml:space="preserve"> License</w:t>
            </w:r>
          </w:p>
        </w:tc>
        <w:tc>
          <w:tcPr>
            <w:tcW w:w="2338" w:type="dxa"/>
          </w:tcPr>
          <w:p w14:paraId="2556739F" w14:textId="77777777" w:rsidR="00170F8B" w:rsidRDefault="0016773E" w:rsidP="00A94AEC">
            <w:pPr>
              <w:pStyle w:val="NormalWeb"/>
              <w:spacing w:line="360" w:lineRule="auto"/>
              <w:rPr>
                <w:rFonts w:ascii="LMRoman10" w:hAnsi="LMRoman10"/>
                <w:sz w:val="22"/>
                <w:szCs w:val="22"/>
              </w:rPr>
            </w:pPr>
            <w:r>
              <w:rPr>
                <w:rFonts w:ascii="LMRoman10" w:hAnsi="LMRoman10"/>
                <w:sz w:val="22"/>
                <w:szCs w:val="22"/>
              </w:rPr>
              <w:t>Retail_Food_Establishment</w:t>
            </w:r>
          </w:p>
        </w:tc>
      </w:tr>
      <w:tr w:rsidR="00170F8B" w14:paraId="3F722FAE" w14:textId="77777777" w:rsidTr="00170F8B">
        <w:tc>
          <w:tcPr>
            <w:tcW w:w="2337" w:type="dxa"/>
          </w:tcPr>
          <w:p w14:paraId="559F1B26" w14:textId="77777777" w:rsidR="00170F8B" w:rsidRDefault="00170F8B" w:rsidP="00A94AEC">
            <w:pPr>
              <w:pStyle w:val="NormalWeb"/>
              <w:spacing w:line="360" w:lineRule="auto"/>
              <w:rPr>
                <w:rFonts w:ascii="LMRoman10" w:hAnsi="LMRoman10"/>
                <w:sz w:val="22"/>
                <w:szCs w:val="22"/>
              </w:rPr>
            </w:pPr>
            <w:proofErr w:type="spellStart"/>
            <w:r>
              <w:rPr>
                <w:rFonts w:ascii="LMRoman10" w:hAnsi="LMRoman10"/>
                <w:sz w:val="22"/>
                <w:szCs w:val="22"/>
              </w:rPr>
              <w:t>Limited_Business_License</w:t>
            </w:r>
            <w:proofErr w:type="spellEnd"/>
          </w:p>
        </w:tc>
        <w:tc>
          <w:tcPr>
            <w:tcW w:w="2337" w:type="dxa"/>
          </w:tcPr>
          <w:p w14:paraId="53E15FAA" w14:textId="77777777" w:rsidR="00170F8B" w:rsidRDefault="00170F8B" w:rsidP="00A94AEC">
            <w:pPr>
              <w:pStyle w:val="NormalWeb"/>
              <w:spacing w:line="360" w:lineRule="auto"/>
              <w:rPr>
                <w:rFonts w:ascii="LMRoman10" w:hAnsi="LMRoman10"/>
                <w:sz w:val="22"/>
                <w:szCs w:val="22"/>
              </w:rPr>
            </w:pPr>
            <w:r>
              <w:rPr>
                <w:rFonts w:ascii="LMRoman10" w:hAnsi="LMRoman10"/>
                <w:sz w:val="22"/>
                <w:szCs w:val="22"/>
              </w:rPr>
              <w:t>0.9400</w:t>
            </w:r>
          </w:p>
        </w:tc>
        <w:tc>
          <w:tcPr>
            <w:tcW w:w="2338" w:type="dxa"/>
          </w:tcPr>
          <w:p w14:paraId="081FE06B" w14:textId="77777777" w:rsidR="00170F8B" w:rsidRDefault="002F6152" w:rsidP="00A94AEC">
            <w:pPr>
              <w:pStyle w:val="NormalWeb"/>
              <w:spacing w:line="360" w:lineRule="auto"/>
              <w:rPr>
                <w:rFonts w:ascii="LMRoman10" w:hAnsi="LMRoman10"/>
                <w:sz w:val="22"/>
                <w:szCs w:val="22"/>
              </w:rPr>
            </w:pPr>
            <w:r>
              <w:rPr>
                <w:rFonts w:ascii="LMRoman10" w:hAnsi="LMRoman10"/>
                <w:sz w:val="22"/>
                <w:szCs w:val="22"/>
              </w:rPr>
              <w:t>1</w:t>
            </w:r>
          </w:p>
        </w:tc>
        <w:tc>
          <w:tcPr>
            <w:tcW w:w="2338" w:type="dxa"/>
          </w:tcPr>
          <w:p w14:paraId="49F10C50" w14:textId="77777777" w:rsidR="00170F8B" w:rsidRDefault="002F6152" w:rsidP="00A94AEC">
            <w:pPr>
              <w:pStyle w:val="NormalWeb"/>
              <w:spacing w:line="360" w:lineRule="auto"/>
              <w:rPr>
                <w:rFonts w:ascii="LMRoman10" w:hAnsi="LMRoman10"/>
                <w:sz w:val="22"/>
                <w:szCs w:val="22"/>
              </w:rPr>
            </w:pPr>
            <w:r>
              <w:rPr>
                <w:rFonts w:ascii="LMRoman10" w:hAnsi="LMRoman10"/>
                <w:sz w:val="22"/>
                <w:szCs w:val="22"/>
              </w:rPr>
              <w:t>0.997</w:t>
            </w:r>
          </w:p>
        </w:tc>
      </w:tr>
      <w:tr w:rsidR="0016773E" w14:paraId="0E4E5BC2" w14:textId="77777777" w:rsidTr="00170F8B">
        <w:tc>
          <w:tcPr>
            <w:tcW w:w="2337" w:type="dxa"/>
          </w:tcPr>
          <w:p w14:paraId="1A9BFF27" w14:textId="77777777" w:rsidR="0016773E" w:rsidRDefault="0016773E" w:rsidP="00A94AEC">
            <w:pPr>
              <w:pStyle w:val="NormalWeb"/>
              <w:spacing w:line="360" w:lineRule="auto"/>
              <w:rPr>
                <w:rFonts w:ascii="LMRoman10" w:hAnsi="LMRoman10"/>
                <w:sz w:val="22"/>
                <w:szCs w:val="22"/>
              </w:rPr>
            </w:pPr>
            <w:r>
              <w:rPr>
                <w:rFonts w:ascii="LMRoman10" w:hAnsi="LMRoman10"/>
                <w:sz w:val="22"/>
                <w:szCs w:val="22"/>
              </w:rPr>
              <w:t>CTA_BUS_STATIONS</w:t>
            </w:r>
          </w:p>
        </w:tc>
        <w:tc>
          <w:tcPr>
            <w:tcW w:w="2337" w:type="dxa"/>
          </w:tcPr>
          <w:p w14:paraId="6D9845F2" w14:textId="77777777" w:rsidR="0016773E" w:rsidRDefault="002F6152" w:rsidP="00A94AEC">
            <w:pPr>
              <w:pStyle w:val="NormalWeb"/>
              <w:spacing w:line="360" w:lineRule="auto"/>
              <w:rPr>
                <w:rFonts w:ascii="LMRoman10" w:hAnsi="LMRoman10"/>
                <w:sz w:val="22"/>
                <w:szCs w:val="22"/>
              </w:rPr>
            </w:pPr>
            <w:r>
              <w:rPr>
                <w:rFonts w:ascii="LMRoman10" w:hAnsi="LMRoman10"/>
                <w:sz w:val="22"/>
                <w:szCs w:val="22"/>
              </w:rPr>
              <w:t>0.76</w:t>
            </w:r>
          </w:p>
        </w:tc>
        <w:tc>
          <w:tcPr>
            <w:tcW w:w="2338" w:type="dxa"/>
          </w:tcPr>
          <w:p w14:paraId="05C03966" w14:textId="77777777" w:rsidR="0016773E" w:rsidRDefault="002F6152" w:rsidP="00A94AEC">
            <w:pPr>
              <w:pStyle w:val="NormalWeb"/>
              <w:spacing w:line="360" w:lineRule="auto"/>
              <w:rPr>
                <w:rFonts w:ascii="LMRoman10" w:hAnsi="LMRoman10"/>
                <w:sz w:val="22"/>
                <w:szCs w:val="22"/>
              </w:rPr>
            </w:pPr>
            <w:r>
              <w:rPr>
                <w:rFonts w:ascii="LMRoman10" w:hAnsi="LMRoman10"/>
                <w:sz w:val="22"/>
                <w:szCs w:val="22"/>
              </w:rPr>
              <w:t>0.79</w:t>
            </w:r>
          </w:p>
        </w:tc>
        <w:tc>
          <w:tcPr>
            <w:tcW w:w="2338" w:type="dxa"/>
          </w:tcPr>
          <w:p w14:paraId="3A66A17F" w14:textId="77777777" w:rsidR="0016773E" w:rsidRDefault="0016773E" w:rsidP="00A94AEC">
            <w:pPr>
              <w:pStyle w:val="NormalWeb"/>
              <w:spacing w:line="360" w:lineRule="auto"/>
              <w:rPr>
                <w:rFonts w:ascii="LMRoman10" w:hAnsi="LMRoman10"/>
                <w:sz w:val="22"/>
                <w:szCs w:val="22"/>
              </w:rPr>
            </w:pPr>
            <w:r>
              <w:rPr>
                <w:rFonts w:ascii="LMRoman10" w:hAnsi="LMRoman10"/>
                <w:sz w:val="22"/>
                <w:szCs w:val="22"/>
              </w:rPr>
              <w:t>0.80</w:t>
            </w:r>
          </w:p>
        </w:tc>
      </w:tr>
      <w:tr w:rsidR="00170F8B" w14:paraId="64F51141" w14:textId="77777777" w:rsidTr="00170F8B">
        <w:tc>
          <w:tcPr>
            <w:tcW w:w="2337" w:type="dxa"/>
          </w:tcPr>
          <w:p w14:paraId="6F22D40D" w14:textId="77777777" w:rsidR="00170F8B" w:rsidRDefault="00170F8B" w:rsidP="00A94AEC">
            <w:pPr>
              <w:pStyle w:val="NormalWeb"/>
              <w:spacing w:line="360" w:lineRule="auto"/>
              <w:rPr>
                <w:rFonts w:ascii="LMRoman10" w:hAnsi="LMRoman10"/>
                <w:sz w:val="22"/>
                <w:szCs w:val="22"/>
              </w:rPr>
            </w:pPr>
            <w:r>
              <w:rPr>
                <w:rFonts w:ascii="LMRoman10" w:hAnsi="LMRoman10"/>
                <w:sz w:val="22"/>
                <w:szCs w:val="22"/>
              </w:rPr>
              <w:t>Retail_Food_Establishment</w:t>
            </w:r>
          </w:p>
        </w:tc>
        <w:tc>
          <w:tcPr>
            <w:tcW w:w="2337" w:type="dxa"/>
          </w:tcPr>
          <w:p w14:paraId="262DE7DE" w14:textId="77777777" w:rsidR="00170F8B" w:rsidRDefault="00170F8B" w:rsidP="00A94AEC">
            <w:pPr>
              <w:pStyle w:val="NormalWeb"/>
              <w:spacing w:line="360" w:lineRule="auto"/>
              <w:rPr>
                <w:rFonts w:ascii="LMRoman10" w:hAnsi="LMRoman10"/>
                <w:sz w:val="22"/>
                <w:szCs w:val="22"/>
              </w:rPr>
            </w:pPr>
            <w:r>
              <w:rPr>
                <w:rFonts w:ascii="LMRoman10" w:hAnsi="LMRoman10"/>
                <w:sz w:val="22"/>
                <w:szCs w:val="22"/>
              </w:rPr>
              <w:t>0.9396</w:t>
            </w:r>
          </w:p>
        </w:tc>
        <w:tc>
          <w:tcPr>
            <w:tcW w:w="2338" w:type="dxa"/>
          </w:tcPr>
          <w:p w14:paraId="4A24EDEA" w14:textId="77777777" w:rsidR="00170F8B" w:rsidRDefault="0016773E" w:rsidP="00A94AEC">
            <w:pPr>
              <w:pStyle w:val="NormalWeb"/>
              <w:spacing w:line="360" w:lineRule="auto"/>
              <w:rPr>
                <w:rFonts w:ascii="LMRoman10" w:hAnsi="LMRoman10"/>
                <w:sz w:val="22"/>
                <w:szCs w:val="22"/>
              </w:rPr>
            </w:pPr>
            <w:r>
              <w:rPr>
                <w:rFonts w:ascii="LMRoman10" w:hAnsi="LMRoman10"/>
                <w:sz w:val="22"/>
                <w:szCs w:val="22"/>
              </w:rPr>
              <w:t>0.997</w:t>
            </w:r>
          </w:p>
        </w:tc>
        <w:tc>
          <w:tcPr>
            <w:tcW w:w="2338" w:type="dxa"/>
          </w:tcPr>
          <w:p w14:paraId="05C801AE" w14:textId="77777777" w:rsidR="00170F8B" w:rsidRDefault="002F6152" w:rsidP="00A94AEC">
            <w:pPr>
              <w:pStyle w:val="NormalWeb"/>
              <w:spacing w:line="360" w:lineRule="auto"/>
              <w:rPr>
                <w:rFonts w:ascii="LMRoman10" w:hAnsi="LMRoman10"/>
                <w:sz w:val="22"/>
                <w:szCs w:val="22"/>
              </w:rPr>
            </w:pPr>
            <w:r>
              <w:rPr>
                <w:rFonts w:ascii="LMRoman10" w:hAnsi="LMRoman10"/>
                <w:sz w:val="22"/>
                <w:szCs w:val="22"/>
              </w:rPr>
              <w:t>1</w:t>
            </w:r>
          </w:p>
        </w:tc>
      </w:tr>
      <w:tr w:rsidR="00170F8B" w14:paraId="39DEF3F5" w14:textId="77777777" w:rsidTr="00170F8B">
        <w:tc>
          <w:tcPr>
            <w:tcW w:w="2337" w:type="dxa"/>
          </w:tcPr>
          <w:p w14:paraId="28A3C86D" w14:textId="77777777" w:rsidR="00170F8B" w:rsidRDefault="00170F8B" w:rsidP="00A94AEC">
            <w:pPr>
              <w:pStyle w:val="NormalWeb"/>
              <w:spacing w:line="360" w:lineRule="auto"/>
              <w:rPr>
                <w:rFonts w:ascii="LMRoman10" w:hAnsi="LMRoman10"/>
                <w:sz w:val="22"/>
                <w:szCs w:val="22"/>
              </w:rPr>
            </w:pPr>
            <w:r>
              <w:rPr>
                <w:rFonts w:ascii="LMRoman10" w:hAnsi="LMRoman10"/>
                <w:sz w:val="22"/>
                <w:szCs w:val="22"/>
              </w:rPr>
              <w:t>CBD</w:t>
            </w:r>
          </w:p>
        </w:tc>
        <w:tc>
          <w:tcPr>
            <w:tcW w:w="2337" w:type="dxa"/>
          </w:tcPr>
          <w:p w14:paraId="2E4CC0F6" w14:textId="77777777" w:rsidR="00170F8B" w:rsidRDefault="00170F8B" w:rsidP="00A94AEC">
            <w:pPr>
              <w:pStyle w:val="NormalWeb"/>
              <w:spacing w:line="360" w:lineRule="auto"/>
              <w:rPr>
                <w:rFonts w:ascii="LMRoman10" w:hAnsi="LMRoman10"/>
                <w:sz w:val="22"/>
                <w:szCs w:val="22"/>
              </w:rPr>
            </w:pPr>
            <w:r>
              <w:rPr>
                <w:rFonts w:ascii="LMRoman10" w:hAnsi="LMRoman10"/>
                <w:sz w:val="22"/>
                <w:szCs w:val="22"/>
              </w:rPr>
              <w:t>0.85</w:t>
            </w:r>
          </w:p>
        </w:tc>
        <w:tc>
          <w:tcPr>
            <w:tcW w:w="2338" w:type="dxa"/>
          </w:tcPr>
          <w:p w14:paraId="51935C28" w14:textId="77777777" w:rsidR="00170F8B" w:rsidRDefault="0016773E" w:rsidP="00A94AEC">
            <w:pPr>
              <w:pStyle w:val="NormalWeb"/>
              <w:spacing w:line="360" w:lineRule="auto"/>
              <w:rPr>
                <w:rFonts w:ascii="LMRoman10" w:hAnsi="LMRoman10"/>
                <w:sz w:val="22"/>
                <w:szCs w:val="22"/>
              </w:rPr>
            </w:pPr>
            <w:r>
              <w:rPr>
                <w:rFonts w:ascii="LMRoman10" w:hAnsi="LMRoman10"/>
                <w:sz w:val="22"/>
                <w:szCs w:val="22"/>
              </w:rPr>
              <w:t>0.882</w:t>
            </w:r>
          </w:p>
        </w:tc>
        <w:tc>
          <w:tcPr>
            <w:tcW w:w="2338" w:type="dxa"/>
          </w:tcPr>
          <w:p w14:paraId="1D434C9D" w14:textId="77777777" w:rsidR="00170F8B" w:rsidRDefault="0016773E" w:rsidP="00A94AEC">
            <w:pPr>
              <w:pStyle w:val="NormalWeb"/>
              <w:spacing w:line="360" w:lineRule="auto"/>
              <w:rPr>
                <w:rFonts w:ascii="LMRoman10" w:hAnsi="LMRoman10"/>
                <w:sz w:val="22"/>
                <w:szCs w:val="22"/>
              </w:rPr>
            </w:pPr>
            <w:r>
              <w:rPr>
                <w:rFonts w:ascii="LMRoman10" w:hAnsi="LMRoman10"/>
                <w:sz w:val="22"/>
                <w:szCs w:val="22"/>
              </w:rPr>
              <w:t>0.882</w:t>
            </w:r>
          </w:p>
        </w:tc>
      </w:tr>
    </w:tbl>
    <w:p w14:paraId="084644F2" w14:textId="01F13896" w:rsidR="0048597B" w:rsidRDefault="0016773E" w:rsidP="00A94AEC">
      <w:pPr>
        <w:pStyle w:val="NormalWeb"/>
        <w:spacing w:line="360" w:lineRule="auto"/>
        <w:rPr>
          <w:ins w:id="145" w:author="Ray Liu" w:date="2019-05-21T20:05:00Z"/>
          <w:rFonts w:ascii="LMRoman10" w:hAnsi="LMRoman10"/>
          <w:sz w:val="22"/>
          <w:szCs w:val="22"/>
        </w:rPr>
      </w:pPr>
      <w:r>
        <w:rPr>
          <w:rFonts w:ascii="LMRoman10" w:hAnsi="LMRoman10"/>
          <w:sz w:val="22"/>
          <w:szCs w:val="22"/>
        </w:rPr>
        <w:t>If we were to use these correlated predictors in the model, we can end up with wrong conclusions from the model, e.g., concluding a variable is not significant.</w:t>
      </w:r>
    </w:p>
    <w:p w14:paraId="1E147E67" w14:textId="36FC6D43" w:rsidR="0097356E" w:rsidRDefault="0097356E" w:rsidP="00A94AEC">
      <w:pPr>
        <w:pStyle w:val="NormalWeb"/>
        <w:spacing w:line="360" w:lineRule="auto"/>
        <w:rPr>
          <w:ins w:id="146" w:author="Ray Liu" w:date="2019-05-21T20:05:00Z"/>
          <w:rFonts w:ascii="LMRoman10" w:hAnsi="LMRoman10"/>
          <w:sz w:val="22"/>
          <w:szCs w:val="22"/>
        </w:rPr>
      </w:pPr>
      <w:ins w:id="147" w:author="Ray Liu" w:date="2019-05-21T20:05:00Z">
        <w:r>
          <w:rPr>
            <w:rFonts w:ascii="LMRoman10" w:hAnsi="LMRoman10" w:hint="eastAsia"/>
            <w:sz w:val="22"/>
            <w:szCs w:val="22"/>
          </w:rPr>
          <w:t>We</w:t>
        </w:r>
        <w:r>
          <w:rPr>
            <w:rFonts w:ascii="LMRoman10" w:hAnsi="LMRoman10"/>
            <w:sz w:val="22"/>
            <w:szCs w:val="22"/>
          </w:rPr>
          <w:t xml:space="preserve"> found that the correlation between business licenses and food establishments is so high that we average these two predictors as a composite predictor named avgbf.</w:t>
        </w:r>
      </w:ins>
    </w:p>
    <w:p w14:paraId="0CF87A56" w14:textId="77777777" w:rsidR="0097356E" w:rsidRDefault="0097356E" w:rsidP="00A94AEC">
      <w:pPr>
        <w:pStyle w:val="NormalWeb"/>
        <w:spacing w:line="360" w:lineRule="auto"/>
        <w:rPr>
          <w:rFonts w:ascii="LMRoman10" w:hAnsi="LMRoman10"/>
          <w:sz w:val="22"/>
          <w:szCs w:val="22"/>
        </w:rPr>
      </w:pPr>
    </w:p>
    <w:p w14:paraId="2EFF3FC3" w14:textId="7BA20D90" w:rsidR="00CE263B" w:rsidRPr="00081A59" w:rsidRDefault="00AA69CD" w:rsidP="00081A59">
      <w:pPr>
        <w:pStyle w:val="Heading2"/>
        <w:rPr>
          <w:rFonts w:ascii="Times New Roman" w:hAnsi="Times New Roman" w:cs="Times New Roman"/>
          <w:color w:val="000000" w:themeColor="text1"/>
          <w:sz w:val="32"/>
        </w:rPr>
      </w:pPr>
      <w:bookmarkStart w:id="148" w:name="_Toc9515737"/>
      <w:r w:rsidRPr="00081A59">
        <w:rPr>
          <w:rFonts w:ascii="Times New Roman" w:hAnsi="Times New Roman" w:cs="Times New Roman"/>
          <w:color w:val="000000" w:themeColor="text1"/>
          <w:sz w:val="32"/>
        </w:rPr>
        <w:t>2</w:t>
      </w:r>
      <w:r w:rsidR="00CE263B" w:rsidRPr="00081A59">
        <w:rPr>
          <w:rFonts w:ascii="Times New Roman" w:hAnsi="Times New Roman" w:cs="Times New Roman"/>
          <w:color w:val="000000" w:themeColor="text1"/>
          <w:sz w:val="32"/>
        </w:rPr>
        <w:t>.2 Regression Model:</w:t>
      </w:r>
      <w:bookmarkEnd w:id="148"/>
    </w:p>
    <w:p w14:paraId="113DE3D9" w14:textId="7F5B6B45" w:rsidR="00CE263B" w:rsidRPr="00CE263B" w:rsidRDefault="00AA69CD" w:rsidP="00A94AEC">
      <w:pPr>
        <w:pStyle w:val="NormalWeb"/>
        <w:spacing w:line="360" w:lineRule="auto"/>
        <w:rPr>
          <w:rFonts w:ascii="LMRoman10" w:hAnsi="LMRoman10"/>
          <w:sz w:val="22"/>
          <w:szCs w:val="22"/>
        </w:rPr>
      </w:pPr>
      <w:r>
        <w:rPr>
          <w:rFonts w:ascii="LMRoman10" w:hAnsi="LMRoman10"/>
          <w:sz w:val="22"/>
          <w:szCs w:val="22"/>
        </w:rPr>
        <w:t>2</w:t>
      </w:r>
      <w:r w:rsidR="00CE263B">
        <w:rPr>
          <w:rFonts w:ascii="LMRoman10" w:hAnsi="LMRoman10"/>
          <w:sz w:val="22"/>
          <w:szCs w:val="22"/>
        </w:rPr>
        <w:t>.2.1 Predictor selection</w:t>
      </w:r>
    </w:p>
    <w:p w14:paraId="0E5AC4AA" w14:textId="77777777" w:rsidR="00EE7A7A" w:rsidRDefault="00EE7A7A" w:rsidP="00A94AEC">
      <w:pPr>
        <w:pStyle w:val="NormalWeb"/>
        <w:spacing w:line="360" w:lineRule="auto"/>
        <w:rPr>
          <w:rFonts w:ascii="LMRoman10" w:hAnsi="LMRoman10"/>
          <w:sz w:val="22"/>
          <w:szCs w:val="22"/>
        </w:rPr>
      </w:pPr>
      <w:r>
        <w:rPr>
          <w:rFonts w:ascii="LMRoman10" w:hAnsi="LMRoman10"/>
          <w:sz w:val="22"/>
          <w:szCs w:val="22"/>
        </w:rPr>
        <w:t xml:space="preserve">According to the correlation matrix and the scatterplot, there is a strong multicollinearity problem. </w:t>
      </w:r>
      <w:proofErr w:type="gramStart"/>
      <w:r>
        <w:rPr>
          <w:rFonts w:ascii="LMRoman10" w:hAnsi="LMRoman10"/>
          <w:sz w:val="22"/>
          <w:szCs w:val="22"/>
        </w:rPr>
        <w:t>So</w:t>
      </w:r>
      <w:proofErr w:type="gramEnd"/>
      <w:r>
        <w:rPr>
          <w:rFonts w:ascii="LMRoman10" w:hAnsi="LMRoman10"/>
          <w:sz w:val="22"/>
          <w:szCs w:val="22"/>
        </w:rPr>
        <w:t xml:space="preserve"> we use Lasso to select the predictors.</w:t>
      </w:r>
      <w:r w:rsidR="0016773E">
        <w:rPr>
          <w:rFonts w:ascii="LMRoman10" w:hAnsi="LMRoman10"/>
          <w:sz w:val="22"/>
          <w:szCs w:val="22"/>
        </w:rPr>
        <w:t xml:space="preserve"> As the output in </w:t>
      </w:r>
      <w:proofErr w:type="gramStart"/>
      <w:r w:rsidR="0016773E">
        <w:rPr>
          <w:rFonts w:ascii="LMRoman10" w:hAnsi="LMRoman10"/>
          <w:sz w:val="22"/>
          <w:szCs w:val="22"/>
        </w:rPr>
        <w:t>Pic(</w:t>
      </w:r>
      <w:proofErr w:type="gramEnd"/>
      <w:r w:rsidR="0016773E">
        <w:rPr>
          <w:rFonts w:ascii="LMRoman10" w:hAnsi="LMRoman10"/>
          <w:sz w:val="22"/>
          <w:szCs w:val="22"/>
        </w:rPr>
        <w:t xml:space="preserve">3.2.3), after considering the correlation, we decide follow predictors into our </w:t>
      </w:r>
      <w:r w:rsidR="00083DBE">
        <w:rPr>
          <w:rFonts w:ascii="LMRoman10" w:hAnsi="LMRoman10"/>
          <w:sz w:val="22"/>
          <w:szCs w:val="22"/>
        </w:rPr>
        <w:t xml:space="preserve">first </w:t>
      </w:r>
      <w:r w:rsidR="0016773E">
        <w:rPr>
          <w:rFonts w:ascii="LMRoman10" w:hAnsi="LMRoman10"/>
          <w:sz w:val="22"/>
          <w:szCs w:val="22"/>
        </w:rPr>
        <w:t>model.</w:t>
      </w:r>
    </w:p>
    <w:p w14:paraId="4B377683" w14:textId="70E2C285" w:rsidR="0016773E" w:rsidRDefault="004647A8" w:rsidP="00A94AEC">
      <w:pPr>
        <w:pStyle w:val="NormalWeb"/>
        <w:spacing w:line="360" w:lineRule="auto"/>
        <w:jc w:val="center"/>
        <w:rPr>
          <w:rFonts w:ascii="LMRoman10" w:hAnsi="LMRoman10"/>
          <w:sz w:val="22"/>
          <w:szCs w:val="22"/>
        </w:rPr>
      </w:pPr>
      <w:r>
        <w:rPr>
          <w:rFonts w:ascii="LMRoman10" w:hAnsi="LMRoman10"/>
          <w:sz w:val="22"/>
          <w:szCs w:val="22"/>
        </w:rPr>
        <w:t xml:space="preserve">CTA_TRAIN_STATIONS, </w:t>
      </w:r>
      <w:ins w:id="149" w:author="yw650" w:date="2019-05-21T18:29:00Z">
        <w:del w:id="150" w:author="Ray Liu" w:date="2019-05-21T20:05:00Z">
          <w:r w:rsidR="00691D39" w:rsidDel="0097356E">
            <w:rPr>
              <w:rFonts w:ascii="LMRoman10" w:hAnsi="LMRoman10"/>
              <w:sz w:val="22"/>
              <w:szCs w:val="22"/>
            </w:rPr>
            <w:delText xml:space="preserve">CTA_TRAIN_STATIONS, </w:delText>
          </w:r>
        </w:del>
      </w:ins>
      <w:ins w:id="151" w:author="Ray Liu" w:date="2019-05-21T20:05:00Z">
        <w:r w:rsidR="0097356E">
          <w:rPr>
            <w:rFonts w:ascii="LMRoman10" w:hAnsi="LMRoman10"/>
            <w:sz w:val="22"/>
            <w:szCs w:val="22"/>
          </w:rPr>
          <w:t xml:space="preserve">CTA_TRAIN_STATIONS, </w:t>
        </w:r>
      </w:ins>
      <w:r w:rsidR="0016773E">
        <w:rPr>
          <w:rFonts w:ascii="LMRoman10" w:hAnsi="LMRoman10"/>
          <w:sz w:val="22"/>
          <w:szCs w:val="22"/>
        </w:rPr>
        <w:t>BIKE_ROUTES</w:t>
      </w:r>
      <w:ins w:id="152" w:author="yw650" w:date="2019-05-21T18:31:00Z">
        <w:del w:id="153" w:author="Ray Liu" w:date="2019-05-21T20:05:00Z">
          <w:r w:rsidR="00691D39" w:rsidDel="0097356E">
            <w:rPr>
              <w:rFonts w:ascii="LMRoman10" w:hAnsi="LMRoman10"/>
              <w:sz w:val="22"/>
              <w:szCs w:val="22"/>
            </w:rPr>
            <w:delText>, POPULATION_SQ_MILE</w:delText>
          </w:r>
        </w:del>
      </w:ins>
      <w:del w:id="154" w:author="Ray Liu" w:date="2019-05-21T20:05:00Z">
        <w:r w:rsidR="0016773E" w:rsidDel="0097356E">
          <w:rPr>
            <w:rFonts w:ascii="LMRoman10" w:hAnsi="LMRoman10"/>
            <w:sz w:val="22"/>
            <w:szCs w:val="22"/>
          </w:rPr>
          <w:delText>,</w:delText>
        </w:r>
        <w:r w:rsidDel="0097356E">
          <w:rPr>
            <w:rFonts w:ascii="LMRoman10" w:hAnsi="LMRoman10"/>
            <w:sz w:val="22"/>
            <w:szCs w:val="22"/>
          </w:rPr>
          <w:delText xml:space="preserve"> </w:delText>
        </w:r>
      </w:del>
      <w:ins w:id="155" w:author="Ray Liu" w:date="2019-05-21T20:05:00Z">
        <w:r w:rsidR="0097356E">
          <w:rPr>
            <w:rFonts w:ascii="LMRoman10" w:hAnsi="LMRoman10"/>
            <w:sz w:val="22"/>
            <w:szCs w:val="22"/>
          </w:rPr>
          <w:t xml:space="preserve">, POPULATION_SQ_MILE, </w:t>
        </w:r>
      </w:ins>
      <w:r>
        <w:rPr>
          <w:rFonts w:ascii="LMRoman10" w:hAnsi="LMRoman10" w:hint="eastAsia"/>
          <w:sz w:val="22"/>
          <w:szCs w:val="22"/>
        </w:rPr>
        <w:t>CBD</w:t>
      </w:r>
      <w:r>
        <w:rPr>
          <w:rFonts w:ascii="LMRoman10" w:hAnsi="LMRoman10"/>
          <w:sz w:val="22"/>
          <w:szCs w:val="22"/>
        </w:rPr>
        <w:t>,</w:t>
      </w:r>
      <w:r w:rsidR="0016773E">
        <w:rPr>
          <w:rFonts w:ascii="LMRoman10" w:hAnsi="LMRoman10"/>
          <w:sz w:val="22"/>
          <w:szCs w:val="22"/>
        </w:rPr>
        <w:t xml:space="preserve"> CAPACITY, MINORITY, EDU</w:t>
      </w:r>
      <w:ins w:id="156" w:author="yw650" w:date="2019-05-21T18:31:00Z">
        <w:del w:id="157" w:author="Ray Liu" w:date="2019-05-21T20:05:00Z">
          <w:r w:rsidR="00691D39" w:rsidDel="0097356E">
            <w:rPr>
              <w:rFonts w:ascii="LMRoman10" w:hAnsi="LMRoman10"/>
              <w:sz w:val="22"/>
              <w:szCs w:val="22"/>
            </w:rPr>
            <w:delText>, avgbf</w:delText>
          </w:r>
        </w:del>
      </w:ins>
      <w:ins w:id="158" w:author="Ray Liu" w:date="2019-05-21T20:05:00Z">
        <w:r w:rsidR="0097356E" w:rsidRPr="0097356E">
          <w:rPr>
            <w:rFonts w:ascii="LMRoman10" w:hAnsi="LMRoman10"/>
            <w:sz w:val="22"/>
            <w:szCs w:val="22"/>
          </w:rPr>
          <w:t xml:space="preserve"> </w:t>
        </w:r>
        <w:r w:rsidR="0097356E">
          <w:rPr>
            <w:rFonts w:ascii="LMRoman10" w:hAnsi="LMRoman10"/>
            <w:sz w:val="22"/>
            <w:szCs w:val="22"/>
          </w:rPr>
          <w:t>, avgbf</w:t>
        </w:r>
      </w:ins>
    </w:p>
    <w:p w14:paraId="29CA67BE" w14:textId="54FD1261" w:rsidR="0016773E" w:rsidRDefault="00110892" w:rsidP="00A94AEC">
      <w:pPr>
        <w:pStyle w:val="NormalWeb"/>
        <w:spacing w:line="360" w:lineRule="auto"/>
        <w:jc w:val="center"/>
        <w:rPr>
          <w:rFonts w:ascii="LMRoman10" w:hAnsi="LMRoman10"/>
          <w:sz w:val="22"/>
          <w:szCs w:val="22"/>
        </w:rPr>
      </w:pPr>
      <w:ins w:id="159" w:author="yw650" w:date="2019-05-21T17:48:00Z">
        <w:r w:rsidRPr="00110892">
          <w:rPr>
            <w:noProof/>
          </w:rPr>
          <w:lastRenderedPageBreak/>
          <w:t xml:space="preserve"> </w:t>
        </w:r>
      </w:ins>
      <w:moveFromRangeStart w:id="160" w:author="Ray Liu" w:date="2019-05-23T13:03:00Z" w:name="move9509030"/>
      <w:moveFrom w:id="161" w:author="Ray Liu" w:date="2019-05-23T13:03:00Z">
        <w:ins w:id="162" w:author="yw650" w:date="2019-05-21T18:26:00Z">
          <w:r w:rsidR="00691D39" w:rsidRPr="00691D39" w:rsidDel="003D3B0B">
            <w:rPr>
              <w:noProof/>
            </w:rPr>
            <w:drawing>
              <wp:inline distT="0" distB="0" distL="0" distR="0" wp14:anchorId="34A9986E" wp14:editId="61A368EC">
                <wp:extent cx="3246633" cy="2583013"/>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3889" cy="2588786"/>
                        </a:xfrm>
                        <a:prstGeom prst="rect">
                          <a:avLst/>
                        </a:prstGeom>
                      </pic:spPr>
                    </pic:pic>
                  </a:graphicData>
                </a:graphic>
              </wp:inline>
            </w:drawing>
          </w:r>
        </w:ins>
      </w:moveFrom>
      <w:moveFromRangeEnd w:id="160"/>
      <w:moveToRangeStart w:id="163" w:author="Ray Liu" w:date="2019-05-23T13:03:00Z" w:name="move9509030"/>
      <w:moveTo w:id="164" w:author="Ray Liu" w:date="2019-05-23T13:03:00Z">
        <w:r w:rsidR="003D3B0B" w:rsidRPr="00691D39">
          <w:rPr>
            <w:noProof/>
          </w:rPr>
          <w:drawing>
            <wp:inline distT="0" distB="0" distL="0" distR="0" wp14:anchorId="0BB6FB9E" wp14:editId="05DF90DA">
              <wp:extent cx="3246633" cy="2583013"/>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53889" cy="2588786"/>
                      </a:xfrm>
                      <a:prstGeom prst="rect">
                        <a:avLst/>
                      </a:prstGeom>
                    </pic:spPr>
                  </pic:pic>
                </a:graphicData>
              </a:graphic>
            </wp:inline>
          </w:drawing>
        </w:r>
      </w:moveTo>
      <w:moveToRangeEnd w:id="163"/>
    </w:p>
    <w:p w14:paraId="54FAA9EE" w14:textId="77777777" w:rsidR="0016773E" w:rsidRDefault="0016773E" w:rsidP="00A94AEC">
      <w:pPr>
        <w:pStyle w:val="NormalWeb"/>
        <w:spacing w:line="360" w:lineRule="auto"/>
        <w:jc w:val="center"/>
        <w:rPr>
          <w:rFonts w:ascii="LMRoman10" w:hAnsi="LMRoman10"/>
          <w:sz w:val="22"/>
          <w:szCs w:val="22"/>
        </w:rPr>
      </w:pPr>
      <w:proofErr w:type="gramStart"/>
      <w:r>
        <w:rPr>
          <w:rFonts w:ascii="LMRoman10" w:hAnsi="LMRoman10"/>
          <w:sz w:val="22"/>
          <w:szCs w:val="22"/>
        </w:rPr>
        <w:t>P</w:t>
      </w:r>
      <w:r>
        <w:rPr>
          <w:rFonts w:ascii="LMRoman10" w:hAnsi="LMRoman10" w:hint="eastAsia"/>
          <w:sz w:val="22"/>
          <w:szCs w:val="22"/>
        </w:rPr>
        <w:t>ic</w:t>
      </w:r>
      <w:r>
        <w:rPr>
          <w:rFonts w:ascii="LMRoman10" w:hAnsi="LMRoman10"/>
          <w:sz w:val="22"/>
          <w:szCs w:val="22"/>
        </w:rPr>
        <w:t>(</w:t>
      </w:r>
      <w:proofErr w:type="gramEnd"/>
      <w:r>
        <w:rPr>
          <w:rFonts w:ascii="LMRoman10" w:hAnsi="LMRoman10"/>
          <w:sz w:val="22"/>
          <w:szCs w:val="22"/>
        </w:rPr>
        <w:t>3.2.</w:t>
      </w:r>
      <w:r w:rsidR="00570981">
        <w:rPr>
          <w:rFonts w:ascii="LMRoman10" w:hAnsi="LMRoman10"/>
          <w:sz w:val="22"/>
          <w:szCs w:val="22"/>
        </w:rPr>
        <w:t>1</w:t>
      </w:r>
      <w:r>
        <w:rPr>
          <w:rFonts w:ascii="LMRoman10" w:hAnsi="LMRoman10"/>
          <w:sz w:val="22"/>
          <w:szCs w:val="22"/>
        </w:rPr>
        <w:t>)</w:t>
      </w:r>
    </w:p>
    <w:p w14:paraId="2F55FB5C" w14:textId="77777777" w:rsidR="00CE263B" w:rsidRDefault="00CE263B" w:rsidP="00A94AEC">
      <w:pPr>
        <w:pStyle w:val="NormalWeb"/>
        <w:spacing w:line="360" w:lineRule="auto"/>
        <w:jc w:val="center"/>
        <w:rPr>
          <w:rFonts w:ascii="LMRoman10" w:hAnsi="LMRoman10"/>
          <w:sz w:val="22"/>
          <w:szCs w:val="22"/>
        </w:rPr>
      </w:pPr>
    </w:p>
    <w:p w14:paraId="1098C17B" w14:textId="2049B73A" w:rsidR="00CE263B" w:rsidRDefault="00AA69CD" w:rsidP="00A94AEC">
      <w:pPr>
        <w:pStyle w:val="NormalWeb"/>
        <w:spacing w:line="360" w:lineRule="auto"/>
        <w:rPr>
          <w:rFonts w:ascii="LMRoman10" w:hAnsi="LMRoman10"/>
          <w:sz w:val="22"/>
          <w:szCs w:val="22"/>
        </w:rPr>
      </w:pPr>
      <w:r>
        <w:rPr>
          <w:rFonts w:ascii="LMRoman10" w:hAnsi="LMRoman10"/>
          <w:sz w:val="22"/>
          <w:szCs w:val="22"/>
        </w:rPr>
        <w:t>2</w:t>
      </w:r>
      <w:r w:rsidR="00CE263B">
        <w:rPr>
          <w:rFonts w:ascii="LMRoman10" w:hAnsi="LMRoman10"/>
          <w:sz w:val="22"/>
          <w:szCs w:val="22"/>
        </w:rPr>
        <w:t xml:space="preserve">.2.2 </w:t>
      </w:r>
      <w:r w:rsidR="00CE263B">
        <w:rPr>
          <w:rFonts w:ascii="LMRoman10" w:hAnsi="LMRoman10" w:hint="eastAsia"/>
          <w:sz w:val="22"/>
          <w:szCs w:val="22"/>
        </w:rPr>
        <w:t>Decide</w:t>
      </w:r>
      <w:r w:rsidR="00CE263B">
        <w:rPr>
          <w:rFonts w:ascii="LMRoman10" w:hAnsi="LMRoman10"/>
          <w:sz w:val="22"/>
          <w:szCs w:val="22"/>
        </w:rPr>
        <w:t xml:space="preserve"> independent variable transformation</w:t>
      </w:r>
    </w:p>
    <w:p w14:paraId="4F4342FB" w14:textId="53CA9A5C" w:rsidR="00CE263B" w:rsidRDefault="00CE263B" w:rsidP="00A94AEC">
      <w:pPr>
        <w:pStyle w:val="NormalWeb"/>
        <w:spacing w:line="360" w:lineRule="auto"/>
        <w:rPr>
          <w:rFonts w:ascii="LMRoman10" w:hAnsi="LMRoman10"/>
          <w:sz w:val="22"/>
          <w:szCs w:val="22"/>
        </w:rPr>
      </w:pPr>
      <w:r>
        <w:rPr>
          <w:rFonts w:ascii="LMRoman10" w:hAnsi="LMRoman10"/>
          <w:sz w:val="22"/>
          <w:szCs w:val="22"/>
        </w:rPr>
        <w:t>While the predictors should be transformed may be</w:t>
      </w:r>
      <w:ins w:id="165" w:author="Ray Liu" w:date="2019-05-22T18:45:00Z">
        <w:r w:rsidR="009F52BE">
          <w:rPr>
            <w:rFonts w:ascii="LMRoman10" w:hAnsi="LMRoman10"/>
            <w:sz w:val="22"/>
            <w:szCs w:val="22"/>
          </w:rPr>
          <w:t xml:space="preserve">, the bold words </w:t>
        </w:r>
      </w:ins>
      <w:ins w:id="166" w:author="Ray Liu" w:date="2019-05-22T18:46:00Z">
        <w:r w:rsidR="009F52BE">
          <w:rPr>
            <w:rFonts w:ascii="LMRoman10" w:hAnsi="LMRoman10"/>
            <w:sz w:val="22"/>
            <w:szCs w:val="22"/>
          </w:rPr>
          <w:t>are our final choice:</w:t>
        </w:r>
      </w:ins>
      <w:del w:id="167" w:author="Ray Liu" w:date="2019-05-22T18:45:00Z">
        <w:r w:rsidDel="009F52BE">
          <w:rPr>
            <w:rFonts w:ascii="LMRoman10" w:hAnsi="LMRoman10"/>
            <w:sz w:val="22"/>
            <w:szCs w:val="22"/>
          </w:rPr>
          <w:delText>:</w:delText>
        </w:r>
      </w:del>
    </w:p>
    <w:tbl>
      <w:tblPr>
        <w:tblStyle w:val="TableGrid"/>
        <w:tblW w:w="0" w:type="auto"/>
        <w:tblLook w:val="04A0" w:firstRow="1" w:lastRow="0" w:firstColumn="1" w:lastColumn="0" w:noHBand="0" w:noVBand="1"/>
      </w:tblPr>
      <w:tblGrid>
        <w:gridCol w:w="3324"/>
        <w:gridCol w:w="3013"/>
        <w:gridCol w:w="3013"/>
      </w:tblGrid>
      <w:tr w:rsidR="00CE263B" w14:paraId="084F45FE" w14:textId="77777777" w:rsidTr="00F153B4">
        <w:tc>
          <w:tcPr>
            <w:tcW w:w="3324" w:type="dxa"/>
          </w:tcPr>
          <w:p w14:paraId="626D72F8" w14:textId="77777777" w:rsidR="00CE263B" w:rsidRDefault="00CE263B" w:rsidP="00A94AEC">
            <w:pPr>
              <w:pStyle w:val="NormalWeb"/>
              <w:spacing w:line="360" w:lineRule="auto"/>
              <w:rPr>
                <w:rFonts w:ascii="LMRoman10" w:hAnsi="LMRoman10"/>
                <w:sz w:val="22"/>
                <w:szCs w:val="22"/>
              </w:rPr>
            </w:pPr>
            <w:r>
              <w:rPr>
                <w:rFonts w:ascii="LMRoman10" w:hAnsi="LMRoman10"/>
                <w:sz w:val="22"/>
                <w:szCs w:val="22"/>
              </w:rPr>
              <w:t>Predictors</w:t>
            </w:r>
          </w:p>
        </w:tc>
        <w:tc>
          <w:tcPr>
            <w:tcW w:w="3013" w:type="dxa"/>
          </w:tcPr>
          <w:p w14:paraId="1BE0817E" w14:textId="77777777" w:rsidR="00CE263B" w:rsidRDefault="00CE263B" w:rsidP="00A94AEC">
            <w:pPr>
              <w:pStyle w:val="NormalWeb"/>
              <w:spacing w:line="360" w:lineRule="auto"/>
              <w:rPr>
                <w:rFonts w:ascii="LMRoman10" w:hAnsi="LMRoman10"/>
                <w:sz w:val="22"/>
                <w:szCs w:val="22"/>
              </w:rPr>
            </w:pPr>
            <w:r>
              <w:rPr>
                <w:rFonts w:ascii="LMRoman10" w:hAnsi="LMRoman10"/>
                <w:sz w:val="22"/>
                <w:szCs w:val="22"/>
              </w:rPr>
              <w:t>Transform assumption1</w:t>
            </w:r>
          </w:p>
        </w:tc>
        <w:tc>
          <w:tcPr>
            <w:tcW w:w="3013" w:type="dxa"/>
          </w:tcPr>
          <w:p w14:paraId="0ED479BF" w14:textId="77777777" w:rsidR="00CE263B" w:rsidRDefault="00CE263B" w:rsidP="00A94AEC">
            <w:pPr>
              <w:pStyle w:val="NormalWeb"/>
              <w:spacing w:line="360" w:lineRule="auto"/>
              <w:rPr>
                <w:rFonts w:ascii="LMRoman10" w:hAnsi="LMRoman10"/>
                <w:sz w:val="22"/>
                <w:szCs w:val="22"/>
              </w:rPr>
            </w:pPr>
            <w:r>
              <w:rPr>
                <w:rFonts w:ascii="LMRoman10" w:hAnsi="LMRoman10"/>
                <w:sz w:val="22"/>
                <w:szCs w:val="22"/>
              </w:rPr>
              <w:t>Transform assumption2</w:t>
            </w:r>
          </w:p>
        </w:tc>
      </w:tr>
      <w:tr w:rsidR="00CE263B" w14:paraId="4B62DCE6" w14:textId="77777777" w:rsidTr="00F153B4">
        <w:tc>
          <w:tcPr>
            <w:tcW w:w="3324" w:type="dxa"/>
          </w:tcPr>
          <w:p w14:paraId="643CDE30" w14:textId="77777777" w:rsidR="00CE263B" w:rsidRDefault="00CE263B" w:rsidP="00A94AEC">
            <w:pPr>
              <w:pStyle w:val="NormalWeb"/>
              <w:spacing w:line="360" w:lineRule="auto"/>
              <w:rPr>
                <w:rFonts w:ascii="LMRoman10" w:hAnsi="LMRoman10"/>
                <w:sz w:val="22"/>
                <w:szCs w:val="22"/>
              </w:rPr>
            </w:pPr>
            <w:r>
              <w:rPr>
                <w:rFonts w:ascii="LMRoman10" w:hAnsi="LMRoman10"/>
                <w:sz w:val="22"/>
                <w:szCs w:val="22"/>
              </w:rPr>
              <w:t>BIKE_ROUTES</w:t>
            </w:r>
          </w:p>
        </w:tc>
        <w:tc>
          <w:tcPr>
            <w:tcW w:w="3013" w:type="dxa"/>
            <w:vMerge w:val="restart"/>
            <w:vAlign w:val="center"/>
          </w:tcPr>
          <w:p w14:paraId="0E24CB21" w14:textId="77777777" w:rsidR="00CE263B" w:rsidRPr="00F94B4F" w:rsidRDefault="00CE263B" w:rsidP="00A94AEC">
            <w:pPr>
              <w:pStyle w:val="NormalWeb"/>
              <w:spacing w:line="360" w:lineRule="auto"/>
              <w:jc w:val="center"/>
              <w:rPr>
                <w:rFonts w:ascii="SimSun" w:eastAsia="SimSun" w:hAnsi="SimSun" w:cs="SimSun"/>
                <w:sz w:val="22"/>
                <w:szCs w:val="22"/>
              </w:rPr>
            </w:pPr>
            <w:r>
              <w:rPr>
                <w:rFonts w:ascii="LMRoman10" w:hAnsi="LMRoman10"/>
                <w:sz w:val="22"/>
                <w:szCs w:val="22"/>
              </w:rPr>
              <w:t>N/A</w:t>
            </w:r>
          </w:p>
        </w:tc>
        <w:tc>
          <w:tcPr>
            <w:tcW w:w="3013" w:type="dxa"/>
            <w:vMerge w:val="restart"/>
            <w:vAlign w:val="center"/>
          </w:tcPr>
          <w:p w14:paraId="349175D9" w14:textId="77777777" w:rsidR="00CE263B" w:rsidRDefault="00CE263B" w:rsidP="00A94AEC">
            <w:pPr>
              <w:pStyle w:val="NormalWeb"/>
              <w:spacing w:line="360" w:lineRule="auto"/>
              <w:jc w:val="center"/>
              <w:rPr>
                <w:rFonts w:ascii="LMRoman10" w:hAnsi="LMRoman10"/>
                <w:sz w:val="22"/>
                <w:szCs w:val="22"/>
              </w:rPr>
            </w:pPr>
            <w:r>
              <w:rPr>
                <w:rFonts w:ascii="LMRoman10" w:hAnsi="LMRoman10"/>
                <w:sz w:val="22"/>
                <w:szCs w:val="22"/>
              </w:rPr>
              <w:t>square</w:t>
            </w:r>
          </w:p>
        </w:tc>
      </w:tr>
      <w:tr w:rsidR="00CE263B" w14:paraId="6A4BFD77" w14:textId="77777777" w:rsidTr="00F153B4">
        <w:tc>
          <w:tcPr>
            <w:tcW w:w="3324" w:type="dxa"/>
          </w:tcPr>
          <w:p w14:paraId="2AC13FF1" w14:textId="62FAE265" w:rsidR="00CE263B" w:rsidRDefault="00CE263B" w:rsidP="00A94AEC">
            <w:pPr>
              <w:pStyle w:val="NormalWeb"/>
              <w:spacing w:line="360" w:lineRule="auto"/>
              <w:rPr>
                <w:rFonts w:ascii="LMRoman10" w:hAnsi="LMRoman10"/>
                <w:sz w:val="22"/>
                <w:szCs w:val="22"/>
              </w:rPr>
            </w:pPr>
            <w:r>
              <w:rPr>
                <w:rFonts w:ascii="LMRoman10" w:hAnsi="LMRoman10"/>
                <w:sz w:val="22"/>
                <w:szCs w:val="22"/>
              </w:rPr>
              <w:t>CTA_TRAIN_STATIONS</w:t>
            </w:r>
          </w:p>
        </w:tc>
        <w:tc>
          <w:tcPr>
            <w:tcW w:w="3013" w:type="dxa"/>
            <w:vMerge/>
            <w:vAlign w:val="center"/>
          </w:tcPr>
          <w:p w14:paraId="52BED8F7" w14:textId="77777777" w:rsidR="00CE263B" w:rsidRDefault="00CE263B" w:rsidP="00A94AEC">
            <w:pPr>
              <w:pStyle w:val="NormalWeb"/>
              <w:spacing w:line="360" w:lineRule="auto"/>
              <w:jc w:val="center"/>
              <w:rPr>
                <w:rFonts w:ascii="LMRoman10" w:hAnsi="LMRoman10"/>
                <w:sz w:val="22"/>
                <w:szCs w:val="22"/>
              </w:rPr>
            </w:pPr>
          </w:p>
        </w:tc>
        <w:tc>
          <w:tcPr>
            <w:tcW w:w="3013" w:type="dxa"/>
            <w:vMerge/>
            <w:vAlign w:val="center"/>
          </w:tcPr>
          <w:p w14:paraId="7E966274" w14:textId="77777777" w:rsidR="00CE263B" w:rsidRDefault="00CE263B" w:rsidP="00A94AEC">
            <w:pPr>
              <w:pStyle w:val="NormalWeb"/>
              <w:spacing w:line="360" w:lineRule="auto"/>
              <w:jc w:val="center"/>
              <w:rPr>
                <w:rFonts w:ascii="LMRoman10" w:hAnsi="LMRoman10"/>
                <w:sz w:val="22"/>
                <w:szCs w:val="22"/>
              </w:rPr>
            </w:pPr>
          </w:p>
        </w:tc>
      </w:tr>
      <w:tr w:rsidR="00653E7B" w14:paraId="7B7D857B" w14:textId="77777777" w:rsidTr="00F153B4">
        <w:trPr>
          <w:ins w:id="168" w:author="yw650" w:date="2019-05-21T18:34:00Z"/>
        </w:trPr>
        <w:tc>
          <w:tcPr>
            <w:tcW w:w="3324" w:type="dxa"/>
          </w:tcPr>
          <w:p w14:paraId="0DDE900C" w14:textId="5D2AB6CD" w:rsidR="00653E7B" w:rsidRDefault="00653E7B" w:rsidP="00A94AEC">
            <w:pPr>
              <w:pStyle w:val="NormalWeb"/>
              <w:spacing w:line="360" w:lineRule="auto"/>
              <w:rPr>
                <w:ins w:id="169" w:author="yw650" w:date="2019-05-21T18:34:00Z"/>
                <w:rFonts w:ascii="LMRoman10" w:hAnsi="LMRoman10"/>
                <w:sz w:val="22"/>
                <w:szCs w:val="22"/>
              </w:rPr>
            </w:pPr>
            <w:ins w:id="170" w:author="yw650" w:date="2019-05-21T18:34:00Z">
              <w:del w:id="171" w:author="Ray Liu" w:date="2019-05-21T20:05:00Z">
                <w:r w:rsidDel="0097356E">
                  <w:rPr>
                    <w:rFonts w:ascii="LMRoman10" w:hAnsi="LMRoman10"/>
                    <w:sz w:val="22"/>
                    <w:szCs w:val="22"/>
                  </w:rPr>
                  <w:delText>CTA_BUS_STATIONS</w:delText>
                </w:r>
              </w:del>
            </w:ins>
            <w:ins w:id="172" w:author="Ray Liu" w:date="2019-05-21T20:05:00Z">
              <w:r w:rsidR="0097356E">
                <w:rPr>
                  <w:rFonts w:ascii="LMRoman10" w:hAnsi="LMRoman10"/>
                  <w:sz w:val="22"/>
                  <w:szCs w:val="22"/>
                </w:rPr>
                <w:t xml:space="preserve"> CTA_BUS_STATIONS</w:t>
              </w:r>
            </w:ins>
          </w:p>
        </w:tc>
        <w:tc>
          <w:tcPr>
            <w:tcW w:w="3013" w:type="dxa"/>
            <w:vMerge/>
            <w:vAlign w:val="center"/>
          </w:tcPr>
          <w:p w14:paraId="2E48DF32" w14:textId="77777777" w:rsidR="00653E7B" w:rsidRDefault="00653E7B" w:rsidP="00A94AEC">
            <w:pPr>
              <w:pStyle w:val="NormalWeb"/>
              <w:spacing w:line="360" w:lineRule="auto"/>
              <w:jc w:val="center"/>
              <w:rPr>
                <w:ins w:id="173" w:author="yw650" w:date="2019-05-21T18:34:00Z"/>
                <w:rFonts w:ascii="LMRoman10" w:hAnsi="LMRoman10"/>
                <w:sz w:val="22"/>
                <w:szCs w:val="22"/>
              </w:rPr>
            </w:pPr>
          </w:p>
        </w:tc>
        <w:tc>
          <w:tcPr>
            <w:tcW w:w="3013" w:type="dxa"/>
            <w:vMerge/>
            <w:vAlign w:val="center"/>
          </w:tcPr>
          <w:p w14:paraId="3CA75BE7" w14:textId="77777777" w:rsidR="00653E7B" w:rsidRDefault="00653E7B" w:rsidP="00A94AEC">
            <w:pPr>
              <w:pStyle w:val="NormalWeb"/>
              <w:spacing w:line="360" w:lineRule="auto"/>
              <w:jc w:val="center"/>
              <w:rPr>
                <w:ins w:id="174" w:author="yw650" w:date="2019-05-21T18:34:00Z"/>
                <w:rFonts w:ascii="LMRoman10" w:hAnsi="LMRoman10"/>
                <w:sz w:val="22"/>
                <w:szCs w:val="22"/>
              </w:rPr>
            </w:pPr>
          </w:p>
        </w:tc>
      </w:tr>
      <w:tr w:rsidR="00CE263B" w14:paraId="43890F81" w14:textId="77777777" w:rsidTr="00F153B4">
        <w:tc>
          <w:tcPr>
            <w:tcW w:w="3324" w:type="dxa"/>
          </w:tcPr>
          <w:p w14:paraId="3C3CB3FA" w14:textId="77777777" w:rsidR="00CE263B" w:rsidRDefault="00CE263B" w:rsidP="00A94AEC">
            <w:pPr>
              <w:pStyle w:val="NormalWeb"/>
              <w:spacing w:line="360" w:lineRule="auto"/>
              <w:rPr>
                <w:rFonts w:ascii="LMRoman10" w:hAnsi="LMRoman10"/>
                <w:sz w:val="22"/>
                <w:szCs w:val="22"/>
              </w:rPr>
            </w:pPr>
            <w:r>
              <w:rPr>
                <w:rFonts w:ascii="LMRoman10" w:hAnsi="LMRoman10"/>
                <w:sz w:val="22"/>
                <w:szCs w:val="22"/>
              </w:rPr>
              <w:t>CAPACITY</w:t>
            </w:r>
          </w:p>
        </w:tc>
        <w:tc>
          <w:tcPr>
            <w:tcW w:w="3013" w:type="dxa"/>
            <w:vMerge/>
            <w:vAlign w:val="center"/>
          </w:tcPr>
          <w:p w14:paraId="7FD15FF9" w14:textId="77777777" w:rsidR="00CE263B" w:rsidRDefault="00CE263B" w:rsidP="00A94AEC">
            <w:pPr>
              <w:pStyle w:val="NormalWeb"/>
              <w:spacing w:line="360" w:lineRule="auto"/>
              <w:jc w:val="center"/>
              <w:rPr>
                <w:rFonts w:ascii="LMRoman10" w:hAnsi="LMRoman10"/>
                <w:sz w:val="22"/>
                <w:szCs w:val="22"/>
              </w:rPr>
            </w:pPr>
          </w:p>
        </w:tc>
        <w:tc>
          <w:tcPr>
            <w:tcW w:w="3013" w:type="dxa"/>
            <w:vMerge/>
            <w:vAlign w:val="center"/>
          </w:tcPr>
          <w:p w14:paraId="1E5BD1B7" w14:textId="77777777" w:rsidR="00CE263B" w:rsidRDefault="00CE263B" w:rsidP="00A94AEC">
            <w:pPr>
              <w:pStyle w:val="NormalWeb"/>
              <w:spacing w:line="360" w:lineRule="auto"/>
              <w:jc w:val="center"/>
              <w:rPr>
                <w:rFonts w:ascii="LMRoman10" w:hAnsi="LMRoman10"/>
                <w:sz w:val="22"/>
                <w:szCs w:val="22"/>
              </w:rPr>
            </w:pPr>
          </w:p>
        </w:tc>
      </w:tr>
      <w:tr w:rsidR="00653E7B" w14:paraId="5480CC15" w14:textId="77777777" w:rsidTr="00F153B4">
        <w:trPr>
          <w:ins w:id="175" w:author="yw650" w:date="2019-05-21T18:36:00Z"/>
        </w:trPr>
        <w:tc>
          <w:tcPr>
            <w:tcW w:w="3324" w:type="dxa"/>
          </w:tcPr>
          <w:p w14:paraId="60DA1C13" w14:textId="1EFFBBAA" w:rsidR="00653E7B" w:rsidRDefault="00653E7B" w:rsidP="00A94AEC">
            <w:pPr>
              <w:pStyle w:val="NormalWeb"/>
              <w:spacing w:line="360" w:lineRule="auto"/>
              <w:rPr>
                <w:ins w:id="176" w:author="yw650" w:date="2019-05-21T18:36:00Z"/>
                <w:rFonts w:ascii="LMRoman10" w:hAnsi="LMRoman10"/>
                <w:sz w:val="22"/>
                <w:szCs w:val="22"/>
              </w:rPr>
            </w:pPr>
            <w:ins w:id="177" w:author="yw650" w:date="2019-05-21T18:36:00Z">
              <w:del w:id="178" w:author="Ray Liu" w:date="2019-05-21T20:05:00Z">
                <w:r w:rsidDel="0097356E">
                  <w:rPr>
                    <w:rFonts w:ascii="LMRoman10" w:hAnsi="LMRoman10"/>
                    <w:sz w:val="22"/>
                    <w:szCs w:val="22"/>
                  </w:rPr>
                  <w:delText>PO</w:delText>
                </w:r>
              </w:del>
            </w:ins>
            <w:ins w:id="179" w:author="yw650" w:date="2019-05-21T18:37:00Z">
              <w:del w:id="180" w:author="Ray Liu" w:date="2019-05-21T20:05:00Z">
                <w:r w:rsidDel="0097356E">
                  <w:rPr>
                    <w:rFonts w:ascii="LMRoman10" w:hAnsi="LMRoman10"/>
                    <w:sz w:val="22"/>
                    <w:szCs w:val="22"/>
                  </w:rPr>
                  <w:delText>PULATION_SQ_MILE</w:delText>
                </w:r>
              </w:del>
            </w:ins>
            <w:ins w:id="181" w:author="Ray Liu" w:date="2019-05-21T20:05:00Z">
              <w:r w:rsidR="0097356E">
                <w:rPr>
                  <w:rFonts w:ascii="LMRoman10" w:hAnsi="LMRoman10"/>
                  <w:sz w:val="22"/>
                  <w:szCs w:val="22"/>
                </w:rPr>
                <w:t xml:space="preserve"> POPULATION_SQ_MILE</w:t>
              </w:r>
            </w:ins>
          </w:p>
        </w:tc>
        <w:tc>
          <w:tcPr>
            <w:tcW w:w="3013" w:type="dxa"/>
            <w:vMerge/>
            <w:vAlign w:val="center"/>
          </w:tcPr>
          <w:p w14:paraId="2A73F765" w14:textId="77777777" w:rsidR="00653E7B" w:rsidRDefault="00653E7B" w:rsidP="00A94AEC">
            <w:pPr>
              <w:pStyle w:val="NormalWeb"/>
              <w:spacing w:line="360" w:lineRule="auto"/>
              <w:jc w:val="center"/>
              <w:rPr>
                <w:ins w:id="182" w:author="yw650" w:date="2019-05-21T18:36:00Z"/>
                <w:rFonts w:ascii="LMRoman10" w:hAnsi="LMRoman10"/>
                <w:sz w:val="22"/>
                <w:szCs w:val="22"/>
              </w:rPr>
            </w:pPr>
          </w:p>
        </w:tc>
        <w:tc>
          <w:tcPr>
            <w:tcW w:w="3013" w:type="dxa"/>
            <w:vMerge/>
            <w:vAlign w:val="center"/>
          </w:tcPr>
          <w:p w14:paraId="3DE6A626" w14:textId="77777777" w:rsidR="00653E7B" w:rsidRDefault="00653E7B" w:rsidP="00A94AEC">
            <w:pPr>
              <w:pStyle w:val="NormalWeb"/>
              <w:spacing w:line="360" w:lineRule="auto"/>
              <w:jc w:val="center"/>
              <w:rPr>
                <w:ins w:id="183" w:author="yw650" w:date="2019-05-21T18:36:00Z"/>
                <w:rFonts w:ascii="LMRoman10" w:hAnsi="LMRoman10"/>
                <w:sz w:val="22"/>
                <w:szCs w:val="22"/>
              </w:rPr>
            </w:pPr>
          </w:p>
        </w:tc>
      </w:tr>
      <w:tr w:rsidR="009F52BE" w14:paraId="342FBC53" w14:textId="77777777" w:rsidTr="00F153B4">
        <w:trPr>
          <w:ins w:id="184" w:author="Ray Liu" w:date="2019-05-22T18:44:00Z"/>
        </w:trPr>
        <w:tc>
          <w:tcPr>
            <w:tcW w:w="3324" w:type="dxa"/>
          </w:tcPr>
          <w:p w14:paraId="0294AC84" w14:textId="0E5E6A51" w:rsidR="009F52BE" w:rsidRDefault="009F52BE" w:rsidP="00A94AEC">
            <w:pPr>
              <w:pStyle w:val="NormalWeb"/>
              <w:spacing w:line="360" w:lineRule="auto"/>
              <w:rPr>
                <w:ins w:id="185" w:author="Ray Liu" w:date="2019-05-22T18:44:00Z"/>
                <w:rFonts w:ascii="LMRoman10" w:hAnsi="LMRoman10"/>
                <w:sz w:val="22"/>
                <w:szCs w:val="22"/>
              </w:rPr>
            </w:pPr>
            <w:ins w:id="186" w:author="Ray Liu" w:date="2019-05-22T18:44:00Z">
              <w:r>
                <w:rPr>
                  <w:rFonts w:ascii="LMRoman10" w:hAnsi="LMRoman10"/>
                  <w:sz w:val="22"/>
                  <w:szCs w:val="22"/>
                </w:rPr>
                <w:t>MINORITY</w:t>
              </w:r>
            </w:ins>
          </w:p>
        </w:tc>
        <w:tc>
          <w:tcPr>
            <w:tcW w:w="3013" w:type="dxa"/>
            <w:vAlign w:val="center"/>
          </w:tcPr>
          <w:p w14:paraId="1CAAFACE" w14:textId="2A1F9E44" w:rsidR="009F52BE" w:rsidRPr="009F52BE" w:rsidRDefault="009F52BE" w:rsidP="00A94AEC">
            <w:pPr>
              <w:pStyle w:val="NormalWeb"/>
              <w:spacing w:line="360" w:lineRule="auto"/>
              <w:jc w:val="center"/>
              <w:rPr>
                <w:ins w:id="187" w:author="Ray Liu" w:date="2019-05-22T18:44:00Z"/>
                <w:rFonts w:ascii="MS Mincho" w:eastAsia="MS Mincho" w:hAnsi="MS Mincho" w:cs="MS Mincho" w:hint="eastAsia"/>
                <w:sz w:val="22"/>
                <w:szCs w:val="22"/>
                <w:rPrChange w:id="188" w:author="Ray Liu" w:date="2019-05-22T18:44:00Z">
                  <w:rPr>
                    <w:ins w:id="189" w:author="Ray Liu" w:date="2019-05-22T18:44:00Z"/>
                    <w:rFonts w:ascii="LMRoman10" w:hAnsi="LMRoman10"/>
                    <w:sz w:val="22"/>
                    <w:szCs w:val="22"/>
                  </w:rPr>
                </w:rPrChange>
              </w:rPr>
            </w:pPr>
            <w:ins w:id="190" w:author="Ray Liu" w:date="2019-05-22T18:44:00Z">
              <w:r>
                <w:rPr>
                  <w:rFonts w:ascii="LMRoman10" w:hAnsi="LMRoman10"/>
                  <w:sz w:val="22"/>
                  <w:szCs w:val="22"/>
                </w:rPr>
                <w:t>N</w:t>
              </w:r>
              <w:r>
                <w:rPr>
                  <w:rFonts w:ascii="LMRoman10" w:hAnsi="LMRoman10" w:hint="eastAsia"/>
                  <w:sz w:val="22"/>
                  <w:szCs w:val="22"/>
                </w:rPr>
                <w:t>/</w:t>
              </w:r>
              <w:r>
                <w:rPr>
                  <w:rFonts w:ascii="LMRoman10" w:hAnsi="LMRoman10"/>
                  <w:sz w:val="22"/>
                  <w:szCs w:val="22"/>
                </w:rPr>
                <w:t>A</w:t>
              </w:r>
            </w:ins>
          </w:p>
        </w:tc>
        <w:tc>
          <w:tcPr>
            <w:tcW w:w="3013" w:type="dxa"/>
            <w:vAlign w:val="center"/>
          </w:tcPr>
          <w:p w14:paraId="666462D0" w14:textId="2CB47496" w:rsidR="009F52BE" w:rsidRPr="009F52BE" w:rsidRDefault="009F52BE" w:rsidP="00A94AEC">
            <w:pPr>
              <w:pStyle w:val="NormalWeb"/>
              <w:spacing w:line="360" w:lineRule="auto"/>
              <w:jc w:val="center"/>
              <w:rPr>
                <w:ins w:id="191" w:author="Ray Liu" w:date="2019-05-22T18:44:00Z"/>
                <w:rFonts w:ascii="LMRoman10" w:hAnsi="LMRoman10"/>
                <w:b/>
                <w:bCs/>
                <w:sz w:val="22"/>
                <w:szCs w:val="22"/>
                <w:rPrChange w:id="192" w:author="Ray Liu" w:date="2019-05-22T18:45:00Z">
                  <w:rPr>
                    <w:ins w:id="193" w:author="Ray Liu" w:date="2019-05-22T18:44:00Z"/>
                    <w:rFonts w:ascii="LMRoman10" w:hAnsi="LMRoman10"/>
                    <w:sz w:val="22"/>
                    <w:szCs w:val="22"/>
                  </w:rPr>
                </w:rPrChange>
              </w:rPr>
            </w:pPr>
            <w:ins w:id="194" w:author="Ray Liu" w:date="2019-05-22T18:45:00Z">
              <w:r w:rsidRPr="009F52BE">
                <w:rPr>
                  <w:rFonts w:ascii="LMRoman10" w:hAnsi="LMRoman10"/>
                  <w:b/>
                  <w:bCs/>
                  <w:sz w:val="22"/>
                  <w:szCs w:val="22"/>
                  <w:rPrChange w:id="195" w:author="Ray Liu" w:date="2019-05-22T18:45:00Z">
                    <w:rPr>
                      <w:rFonts w:ascii="LMRoman10" w:hAnsi="LMRoman10"/>
                      <w:sz w:val="22"/>
                      <w:szCs w:val="22"/>
                    </w:rPr>
                  </w:rPrChange>
                </w:rPr>
                <w:t>Square</w:t>
              </w:r>
            </w:ins>
          </w:p>
        </w:tc>
      </w:tr>
      <w:tr w:rsidR="00CE263B" w14:paraId="3B146A9D" w14:textId="77777777" w:rsidTr="00F153B4">
        <w:tc>
          <w:tcPr>
            <w:tcW w:w="3324" w:type="dxa"/>
          </w:tcPr>
          <w:p w14:paraId="18222C89" w14:textId="77777777" w:rsidR="00CE263B" w:rsidRDefault="00CE263B" w:rsidP="00A94AEC">
            <w:pPr>
              <w:pStyle w:val="NormalWeb"/>
              <w:spacing w:line="360" w:lineRule="auto"/>
              <w:rPr>
                <w:rFonts w:ascii="LMRoman10" w:hAnsi="LMRoman10"/>
                <w:sz w:val="22"/>
                <w:szCs w:val="22"/>
              </w:rPr>
            </w:pPr>
            <w:r>
              <w:rPr>
                <w:rFonts w:ascii="LMRoman10" w:hAnsi="LMRoman10"/>
                <w:sz w:val="22"/>
                <w:szCs w:val="22"/>
              </w:rPr>
              <w:t>EDU</w:t>
            </w:r>
          </w:p>
        </w:tc>
        <w:tc>
          <w:tcPr>
            <w:tcW w:w="3013" w:type="dxa"/>
            <w:vAlign w:val="center"/>
          </w:tcPr>
          <w:p w14:paraId="7213319F" w14:textId="77777777" w:rsidR="00CE263B" w:rsidRDefault="00CE263B" w:rsidP="00A94AEC">
            <w:pPr>
              <w:pStyle w:val="NormalWeb"/>
              <w:spacing w:line="360" w:lineRule="auto"/>
              <w:jc w:val="center"/>
              <w:rPr>
                <w:rFonts w:ascii="LMRoman10" w:hAnsi="LMRoman10"/>
                <w:sz w:val="22"/>
                <w:szCs w:val="22"/>
              </w:rPr>
            </w:pPr>
            <w:r>
              <w:rPr>
                <w:rFonts w:ascii="LMRoman10" w:hAnsi="LMRoman10"/>
                <w:sz w:val="22"/>
                <w:szCs w:val="22"/>
              </w:rPr>
              <w:t>N/A</w:t>
            </w:r>
          </w:p>
        </w:tc>
        <w:tc>
          <w:tcPr>
            <w:tcW w:w="3013" w:type="dxa"/>
            <w:vAlign w:val="center"/>
          </w:tcPr>
          <w:p w14:paraId="6563A742" w14:textId="77777777" w:rsidR="00CE263B" w:rsidRDefault="00CE263B" w:rsidP="00A94AEC">
            <w:pPr>
              <w:pStyle w:val="NormalWeb"/>
              <w:spacing w:line="360" w:lineRule="auto"/>
              <w:jc w:val="center"/>
              <w:rPr>
                <w:rFonts w:ascii="LMRoman10" w:hAnsi="LMRoman10"/>
                <w:sz w:val="22"/>
                <w:szCs w:val="22"/>
              </w:rPr>
            </w:pPr>
            <w:r>
              <w:rPr>
                <w:rFonts w:ascii="LMRoman10" w:hAnsi="LMRoman10"/>
                <w:sz w:val="22"/>
                <w:szCs w:val="22"/>
              </w:rPr>
              <w:t>N/A</w:t>
            </w:r>
          </w:p>
        </w:tc>
      </w:tr>
      <w:tr w:rsidR="002A663E" w14:paraId="60836D82" w14:textId="77777777" w:rsidTr="00F153B4">
        <w:trPr>
          <w:ins w:id="196" w:author="yw650" w:date="2019-05-21T17:35:00Z"/>
        </w:trPr>
        <w:tc>
          <w:tcPr>
            <w:tcW w:w="3324" w:type="dxa"/>
          </w:tcPr>
          <w:p w14:paraId="70FD2404" w14:textId="42036B75" w:rsidR="002A663E" w:rsidRDefault="002A663E" w:rsidP="00A94AEC">
            <w:pPr>
              <w:pStyle w:val="NormalWeb"/>
              <w:spacing w:line="360" w:lineRule="auto"/>
              <w:rPr>
                <w:ins w:id="197" w:author="yw650" w:date="2019-05-21T17:35:00Z"/>
                <w:rFonts w:ascii="LMRoman10" w:hAnsi="LMRoman10"/>
                <w:sz w:val="22"/>
                <w:szCs w:val="22"/>
              </w:rPr>
            </w:pPr>
            <w:ins w:id="198" w:author="yw650" w:date="2019-05-21T17:35:00Z">
              <w:del w:id="199" w:author="Ray Liu" w:date="2019-05-21T20:05:00Z">
                <w:r w:rsidDel="0097356E">
                  <w:rPr>
                    <w:rFonts w:ascii="LMRoman10" w:hAnsi="LMRoman10" w:hint="eastAsia"/>
                    <w:sz w:val="22"/>
                    <w:szCs w:val="22"/>
                  </w:rPr>
                  <w:delText>Avg</w:delText>
                </w:r>
                <w:r w:rsidDel="0097356E">
                  <w:rPr>
                    <w:rFonts w:ascii="LMRoman10" w:hAnsi="LMRoman10"/>
                    <w:sz w:val="22"/>
                    <w:szCs w:val="22"/>
                  </w:rPr>
                  <w:delText>bf</w:delText>
                </w:r>
              </w:del>
            </w:ins>
            <w:ins w:id="200" w:author="Ray Liu" w:date="2019-05-21T20:05:00Z">
              <w:r w:rsidR="0097356E">
                <w:rPr>
                  <w:rFonts w:ascii="LMRoman10" w:hAnsi="LMRoman10" w:hint="eastAsia"/>
                  <w:sz w:val="22"/>
                  <w:szCs w:val="22"/>
                </w:rPr>
                <w:t xml:space="preserve"> Avg</w:t>
              </w:r>
              <w:r w:rsidR="0097356E">
                <w:rPr>
                  <w:rFonts w:ascii="LMRoman10" w:hAnsi="LMRoman10"/>
                  <w:sz w:val="22"/>
                  <w:szCs w:val="22"/>
                </w:rPr>
                <w:t>bf</w:t>
              </w:r>
            </w:ins>
          </w:p>
        </w:tc>
        <w:tc>
          <w:tcPr>
            <w:tcW w:w="3013" w:type="dxa"/>
            <w:vAlign w:val="center"/>
          </w:tcPr>
          <w:p w14:paraId="3A5BB1C7" w14:textId="5AD9D014" w:rsidR="002A663E" w:rsidRPr="009F52BE" w:rsidRDefault="00E03FCA" w:rsidP="00A94AEC">
            <w:pPr>
              <w:pStyle w:val="NormalWeb"/>
              <w:spacing w:line="360" w:lineRule="auto"/>
              <w:jc w:val="center"/>
              <w:rPr>
                <w:ins w:id="201" w:author="yw650" w:date="2019-05-21T17:35:00Z"/>
                <w:rFonts w:ascii="LMRoman10" w:hAnsi="LMRoman10"/>
                <w:b/>
                <w:bCs/>
                <w:sz w:val="22"/>
                <w:szCs w:val="22"/>
                <w:rPrChange w:id="202" w:author="Ray Liu" w:date="2019-05-22T18:45:00Z">
                  <w:rPr>
                    <w:ins w:id="203" w:author="yw650" w:date="2019-05-21T17:35:00Z"/>
                    <w:rFonts w:ascii="LMRoman10" w:hAnsi="LMRoman10"/>
                    <w:sz w:val="22"/>
                    <w:szCs w:val="22"/>
                  </w:rPr>
                </w:rPrChange>
              </w:rPr>
            </w:pPr>
            <w:ins w:id="204" w:author="Ray Liu" w:date="2019-05-21T19:09:00Z">
              <w:r w:rsidRPr="009F52BE">
                <w:rPr>
                  <w:rFonts w:ascii="LMRoman10" w:hAnsi="LMRoman10"/>
                  <w:b/>
                  <w:bCs/>
                  <w:sz w:val="22"/>
                  <w:szCs w:val="22"/>
                  <w:rPrChange w:id="205" w:author="Ray Liu" w:date="2019-05-22T18:45:00Z">
                    <w:rPr>
                      <w:rFonts w:ascii="LMRoman10" w:hAnsi="LMRoman10"/>
                      <w:sz w:val="22"/>
                      <w:szCs w:val="22"/>
                    </w:rPr>
                  </w:rPrChange>
                </w:rPr>
                <w:t>log</w:t>
              </w:r>
            </w:ins>
            <w:ins w:id="206" w:author="yw650" w:date="2019-05-21T17:35:00Z">
              <w:del w:id="207" w:author="Ray Liu" w:date="2019-05-21T19:09:00Z">
                <w:r w:rsidR="002A663E" w:rsidRPr="009F52BE" w:rsidDel="00E03FCA">
                  <w:rPr>
                    <w:rFonts w:ascii="LMRoman10" w:hAnsi="LMRoman10"/>
                    <w:b/>
                    <w:bCs/>
                    <w:sz w:val="22"/>
                    <w:szCs w:val="22"/>
                    <w:rPrChange w:id="208" w:author="Ray Liu" w:date="2019-05-22T18:45:00Z">
                      <w:rPr>
                        <w:rFonts w:ascii="LMRoman10" w:hAnsi="LMRoman10"/>
                        <w:sz w:val="22"/>
                        <w:szCs w:val="22"/>
                      </w:rPr>
                    </w:rPrChange>
                  </w:rPr>
                  <w:delText>N/A</w:delText>
                </w:r>
              </w:del>
            </w:ins>
          </w:p>
        </w:tc>
        <w:tc>
          <w:tcPr>
            <w:tcW w:w="3013" w:type="dxa"/>
            <w:vAlign w:val="center"/>
          </w:tcPr>
          <w:p w14:paraId="6ABFF0BD" w14:textId="1C338B18" w:rsidR="002A663E" w:rsidRDefault="00E03FCA" w:rsidP="00A94AEC">
            <w:pPr>
              <w:pStyle w:val="NormalWeb"/>
              <w:spacing w:line="360" w:lineRule="auto"/>
              <w:jc w:val="center"/>
              <w:rPr>
                <w:ins w:id="209" w:author="yw650" w:date="2019-05-21T17:35:00Z"/>
                <w:rFonts w:ascii="LMRoman10" w:hAnsi="LMRoman10"/>
                <w:sz w:val="22"/>
                <w:szCs w:val="22"/>
              </w:rPr>
            </w:pPr>
            <w:ins w:id="210" w:author="Ray Liu" w:date="2019-05-21T19:09:00Z">
              <w:r>
                <w:rPr>
                  <w:rFonts w:ascii="LMRoman10" w:hAnsi="LMRoman10"/>
                  <w:sz w:val="22"/>
                  <w:szCs w:val="22"/>
                </w:rPr>
                <w:t>Square root</w:t>
              </w:r>
            </w:ins>
            <w:ins w:id="211" w:author="yw650" w:date="2019-05-21T17:46:00Z">
              <w:del w:id="212" w:author="Ray Liu" w:date="2019-05-21T19:09:00Z">
                <w:r w:rsidR="00110892" w:rsidDel="00E03FCA">
                  <w:rPr>
                    <w:rFonts w:ascii="LMRoman10" w:hAnsi="LMRoman10"/>
                    <w:sz w:val="22"/>
                    <w:szCs w:val="22"/>
                  </w:rPr>
                  <w:delText>log</w:delText>
                </w:r>
              </w:del>
            </w:ins>
          </w:p>
        </w:tc>
      </w:tr>
      <w:tr w:rsidR="00CE263B" w14:paraId="6EE1148C" w14:textId="77777777" w:rsidTr="00F153B4">
        <w:tc>
          <w:tcPr>
            <w:tcW w:w="3324" w:type="dxa"/>
          </w:tcPr>
          <w:p w14:paraId="194AE87F" w14:textId="77777777" w:rsidR="00CE263B" w:rsidRDefault="00CE263B" w:rsidP="00A94AEC">
            <w:pPr>
              <w:pStyle w:val="NormalWeb"/>
              <w:spacing w:line="360" w:lineRule="auto"/>
              <w:rPr>
                <w:rFonts w:ascii="LMRoman10" w:hAnsi="LMRoman10"/>
                <w:sz w:val="22"/>
                <w:szCs w:val="22"/>
              </w:rPr>
            </w:pPr>
            <w:r>
              <w:rPr>
                <w:rFonts w:ascii="LMRoman10" w:hAnsi="LMRoman10"/>
                <w:sz w:val="22"/>
                <w:szCs w:val="22"/>
              </w:rPr>
              <w:t>CBD</w:t>
            </w:r>
          </w:p>
        </w:tc>
        <w:tc>
          <w:tcPr>
            <w:tcW w:w="6026" w:type="dxa"/>
            <w:gridSpan w:val="2"/>
            <w:vAlign w:val="center"/>
          </w:tcPr>
          <w:p w14:paraId="69C61358" w14:textId="77777777" w:rsidR="00CE263B" w:rsidRDefault="00CE263B" w:rsidP="00A94AEC">
            <w:pPr>
              <w:pStyle w:val="NormalWeb"/>
              <w:spacing w:line="360" w:lineRule="auto"/>
              <w:jc w:val="center"/>
              <w:rPr>
                <w:rFonts w:ascii="LMRoman10" w:hAnsi="LMRoman10"/>
                <w:sz w:val="22"/>
                <w:szCs w:val="22"/>
              </w:rPr>
            </w:pPr>
            <w:r>
              <w:rPr>
                <w:rFonts w:ascii="LMRoman10" w:hAnsi="LMRoman10"/>
                <w:sz w:val="22"/>
                <w:szCs w:val="22"/>
              </w:rPr>
              <w:t>Category</w:t>
            </w:r>
          </w:p>
        </w:tc>
      </w:tr>
    </w:tbl>
    <w:p w14:paraId="4BDE292F" w14:textId="7B9E2DD6" w:rsidR="00CE263B" w:rsidRDefault="00CE263B" w:rsidP="00A94AEC">
      <w:pPr>
        <w:pStyle w:val="NormalWeb"/>
        <w:spacing w:line="360" w:lineRule="auto"/>
        <w:rPr>
          <w:rFonts w:ascii="LMRoman10" w:hAnsi="LMRoman10"/>
          <w:sz w:val="22"/>
          <w:szCs w:val="22"/>
        </w:rPr>
      </w:pPr>
      <w:r>
        <w:rPr>
          <w:rFonts w:ascii="LMRoman10" w:hAnsi="LMRoman10"/>
          <w:sz w:val="22"/>
          <w:szCs w:val="22"/>
        </w:rPr>
        <w:t xml:space="preserve">According to the summary of our linear model, the p-value of BIKE_ROUTES, EDU, and CBD are 0.285, 0.078, 0.443 respectively, indicating those three predictors are not significant. After Drop those three predictors, we get our first </w:t>
      </w:r>
      <w:proofErr w:type="gramStart"/>
      <w:r>
        <w:rPr>
          <w:rFonts w:ascii="LMRoman10" w:hAnsi="LMRoman10"/>
          <w:sz w:val="22"/>
          <w:szCs w:val="22"/>
        </w:rPr>
        <w:t>model(</w:t>
      </w:r>
      <w:proofErr w:type="spellStart"/>
      <w:proofErr w:type="gramEnd"/>
      <w:r>
        <w:rPr>
          <w:rFonts w:ascii="LMRoman10" w:hAnsi="LMRoman10"/>
          <w:sz w:val="22"/>
          <w:szCs w:val="22"/>
        </w:rPr>
        <w:t>with out</w:t>
      </w:r>
      <w:proofErr w:type="spellEnd"/>
      <w:r>
        <w:rPr>
          <w:rFonts w:ascii="LMRoman10" w:hAnsi="LMRoman10"/>
          <w:sz w:val="22"/>
          <w:szCs w:val="22"/>
        </w:rPr>
        <w:t xml:space="preserve"> crimes)</w:t>
      </w:r>
      <w:r w:rsidR="00570981">
        <w:rPr>
          <w:rFonts w:ascii="LMRoman10" w:hAnsi="LMRoman10"/>
          <w:sz w:val="22"/>
          <w:szCs w:val="22"/>
        </w:rPr>
        <w:t xml:space="preserve"> below, with an adjusted R</w:t>
      </w:r>
      <w:r w:rsidR="00570981">
        <w:rPr>
          <w:rFonts w:ascii="LMRoman10" w:hAnsi="LMRoman10"/>
          <w:sz w:val="22"/>
          <w:szCs w:val="22"/>
          <w:vertAlign w:val="superscript"/>
        </w:rPr>
        <w:t>2</w:t>
      </w:r>
      <w:r w:rsidR="00570981">
        <w:rPr>
          <w:rFonts w:ascii="LMRoman10" w:hAnsi="LMRoman10"/>
          <w:sz w:val="22"/>
          <w:szCs w:val="22"/>
        </w:rPr>
        <w:t xml:space="preserve"> of </w:t>
      </w:r>
      <w:ins w:id="213" w:author="Ray Liu" w:date="2019-05-21T18:55:00Z">
        <w:r w:rsidR="00A3697C">
          <w:rPr>
            <w:rFonts w:ascii="LMRoman10" w:hAnsi="LMRoman10"/>
            <w:sz w:val="22"/>
            <w:szCs w:val="22"/>
          </w:rPr>
          <w:t>72.75</w:t>
        </w:r>
      </w:ins>
      <w:del w:id="214" w:author="Ray Liu" w:date="2019-05-21T18:55:00Z">
        <w:r w:rsidR="00570981" w:rsidDel="00A3697C">
          <w:rPr>
            <w:rFonts w:ascii="LMRoman10" w:hAnsi="LMRoman10"/>
            <w:sz w:val="22"/>
            <w:szCs w:val="22"/>
          </w:rPr>
          <w:delText>70</w:delText>
        </w:r>
      </w:del>
      <w:r w:rsidR="00570981">
        <w:rPr>
          <w:rFonts w:ascii="LMRoman10" w:hAnsi="LMRoman10"/>
          <w:sz w:val="22"/>
          <w:szCs w:val="22"/>
        </w:rPr>
        <w:t>%:</w:t>
      </w:r>
    </w:p>
    <w:p w14:paraId="24DEC053" w14:textId="6DF97300" w:rsidR="00CE263B" w:rsidRDefault="00CE263B" w:rsidP="00A94AEC">
      <w:pPr>
        <w:pStyle w:val="NormalWeb"/>
        <w:spacing w:line="360" w:lineRule="auto"/>
        <w:rPr>
          <w:rFonts w:ascii="LMRoman10" w:hAnsi="LMRoman10"/>
          <w:sz w:val="22"/>
          <w:szCs w:val="22"/>
        </w:rPr>
      </w:pPr>
      <m:oMathPara>
        <m:oMath>
          <m:r>
            <w:rPr>
              <w:rFonts w:ascii="Cambria Math" w:hAnsi="Cambria Math"/>
              <w:sz w:val="22"/>
              <w:szCs w:val="22"/>
            </w:rPr>
            <w:lastRenderedPageBreak/>
            <m:t>trips=</m:t>
          </m:r>
          <m:r>
            <w:ins w:id="215" w:author="Ray Liu" w:date="2019-05-21T18:47:00Z">
              <m:rPr>
                <m:sty m:val="p"/>
              </m:rPr>
              <w:rPr>
                <w:rFonts w:ascii="Cambria Math" w:hAnsi="Cambria Math"/>
                <w:sz w:val="22"/>
                <w:szCs w:val="22"/>
              </w:rPr>
              <m:t>5</m:t>
            </w:ins>
          </m:r>
          <m:r>
            <w:del w:id="216" w:author="Ray Liu" w:date="2019-05-21T18:47:00Z">
              <m:rPr>
                <m:sty m:val="p"/>
              </m:rPr>
              <w:rPr>
                <w:rFonts w:ascii="Cambria Math" w:hAnsi="Cambria Math"/>
                <w:sz w:val="22"/>
                <w:szCs w:val="22"/>
              </w:rPr>
              <m:t>9</m:t>
            </w:del>
          </m:r>
          <m:r>
            <m:rPr>
              <m:sty m:val="p"/>
            </m:rPr>
            <w:rPr>
              <w:rFonts w:ascii="Cambria Math" w:hAnsi="Cambria Math"/>
              <w:sz w:val="22"/>
              <w:szCs w:val="22"/>
            </w:rPr>
            <m:t>.</m:t>
          </m:r>
          <m:r>
            <w:ins w:id="217" w:author="Ray Liu" w:date="2019-05-21T18:47:00Z">
              <m:rPr>
                <m:sty m:val="p"/>
              </m:rPr>
              <w:rPr>
                <w:rFonts w:ascii="Cambria Math" w:hAnsi="Cambria Math"/>
                <w:sz w:val="22"/>
                <w:szCs w:val="22"/>
              </w:rPr>
              <m:t>271</m:t>
            </w:ins>
          </m:r>
          <m:r>
            <w:ins w:id="218" w:author="Ray Liu" w:date="2019-05-21T18:48:00Z">
              <m:rPr>
                <m:sty m:val="p"/>
              </m:rPr>
              <w:rPr>
                <w:rFonts w:ascii="Cambria Math" w:hAnsi="Cambria Math"/>
                <w:sz w:val="22"/>
                <w:szCs w:val="22"/>
              </w:rPr>
              <m:t>-1.38×</m:t>
            </w:ins>
          </m:r>
          <m:sSup>
            <m:sSupPr>
              <m:ctrlPr>
                <w:ins w:id="219" w:author="Ray Liu" w:date="2019-05-21T18:48:00Z">
                  <w:rPr>
                    <w:rFonts w:ascii="Cambria Math" w:hAnsi="Cambria Math"/>
                    <w:sz w:val="22"/>
                    <w:szCs w:val="22"/>
                  </w:rPr>
                </w:ins>
              </m:ctrlPr>
            </m:sSupPr>
            <m:e>
              <m:r>
                <w:ins w:id="220" w:author="Ray Liu" w:date="2019-05-21T18:48:00Z">
                  <w:rPr>
                    <w:rFonts w:ascii="Cambria Math" w:hAnsi="Cambria Math"/>
                    <w:sz w:val="22"/>
                    <w:szCs w:val="22"/>
                  </w:rPr>
                  <m:t>10</m:t>
                </w:ins>
              </m:r>
            </m:e>
            <m:sup>
              <m:r>
                <w:ins w:id="221" w:author="Ray Liu" w:date="2019-05-21T18:48:00Z">
                  <w:rPr>
                    <w:rFonts w:ascii="Cambria Math" w:hAnsi="Cambria Math"/>
                    <w:sz w:val="22"/>
                    <w:szCs w:val="22"/>
                  </w:rPr>
                  <m:t>-3</m:t>
                </w:ins>
              </m:r>
            </m:sup>
          </m:sSup>
          <m:r>
            <w:ins w:id="222" w:author="Ray Liu" w:date="2019-05-21T18:54:00Z">
              <m:rPr>
                <m:sty m:val="p"/>
              </m:rPr>
              <w:rPr>
                <w:rFonts w:ascii="Cambria Math" w:hAnsi="Cambria Math"/>
                <w:sz w:val="22"/>
                <w:szCs w:val="22"/>
              </w:rPr>
              <m:t>CTA_BUS_STATIONS</m:t>
            </w:ins>
          </m:r>
          <m:r>
            <w:del w:id="223" w:author="Ray Liu" w:date="2019-05-21T18:47:00Z">
              <m:rPr>
                <m:sty m:val="p"/>
              </m:rPr>
              <w:rPr>
                <w:rFonts w:ascii="Cambria Math" w:hAnsi="Cambria Math"/>
                <w:sz w:val="22"/>
                <w:szCs w:val="22"/>
              </w:rPr>
              <m:t>125</m:t>
            </w:del>
          </m:r>
          <m:r>
            <w:rPr>
              <w:rFonts w:ascii="Cambria Math" w:hAnsi="Cambria Math"/>
              <w:sz w:val="22"/>
              <w:szCs w:val="22"/>
            </w:rPr>
            <m:t>-</m:t>
          </m:r>
          <m:r>
            <w:ins w:id="224" w:author="Ray Liu" w:date="2019-05-21T18:49:00Z">
              <w:rPr>
                <w:rFonts w:ascii="Cambria Math" w:hAnsi="Cambria Math"/>
                <w:sz w:val="22"/>
                <w:szCs w:val="22"/>
              </w:rPr>
              <m:t>2.98</m:t>
            </w:ins>
          </m:r>
          <m:r>
            <w:del w:id="225" w:author="Ray Liu" w:date="2019-05-21T18:49:00Z">
              <w:rPr>
                <w:rFonts w:ascii="Cambria Math" w:hAnsi="Cambria Math"/>
                <w:sz w:val="22"/>
                <w:szCs w:val="22"/>
              </w:rPr>
              <m:t>5</m:t>
            </w:del>
          </m:r>
          <m:r>
            <w:del w:id="226" w:author="Ray Liu" w:date="2019-05-21T18:48:00Z">
              <w:rPr>
                <w:rFonts w:ascii="Cambria Math" w:hAnsi="Cambria Math"/>
                <w:sz w:val="22"/>
                <w:szCs w:val="22"/>
              </w:rPr>
              <m:t>.</m:t>
            </w:del>
          </m:r>
          <m:r>
            <w:del w:id="227" w:author="Ray Liu" w:date="2019-05-21T18:49:00Z">
              <w:rPr>
                <w:rFonts w:ascii="Cambria Math" w:hAnsi="Cambria Math"/>
                <w:sz w:val="22"/>
                <w:szCs w:val="22"/>
              </w:rPr>
              <m:t>744</m:t>
            </w:del>
          </m:r>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r>
            <w:rPr>
              <w:rFonts w:ascii="Cambria Math" w:hAnsi="Cambria Math"/>
              <w:sz w:val="22"/>
              <w:szCs w:val="22"/>
            </w:rPr>
            <m:t>CT</m:t>
          </m:r>
          <m:r>
            <w:ins w:id="228" w:author="Ray Liu" w:date="2019-05-21T18:54:00Z">
              <w:rPr>
                <w:rFonts w:ascii="Cambria Math" w:hAnsi="Cambria Math"/>
                <w:sz w:val="22"/>
                <w:szCs w:val="22"/>
              </w:rPr>
              <m:t>A_TRAIN_STATIONS</m:t>
            </w:ins>
          </m:r>
          <m:sSub>
            <m:sSubPr>
              <m:ctrlPr>
                <w:del w:id="229" w:author="Ray Liu" w:date="2019-05-21T18:54:00Z">
                  <w:rPr>
                    <w:rFonts w:ascii="Cambria Math" w:hAnsi="Cambria Math"/>
                    <w:i/>
                    <w:sz w:val="22"/>
                    <w:szCs w:val="22"/>
                  </w:rPr>
                </w:del>
              </m:ctrlPr>
            </m:sSubPr>
            <m:e>
              <m:r>
                <w:del w:id="230" w:author="Ray Liu" w:date="2019-05-21T18:54:00Z">
                  <w:rPr>
                    <w:rFonts w:ascii="Cambria Math" w:hAnsi="Cambria Math"/>
                    <w:sz w:val="22"/>
                    <w:szCs w:val="22"/>
                  </w:rPr>
                  <m:t>A</m:t>
                </w:del>
              </m:r>
            </m:e>
            <m:sub>
              <m:r>
                <w:del w:id="231" w:author="Ray Liu" w:date="2019-05-21T18:53:00Z">
                  <w:rPr>
                    <w:rFonts w:ascii="Cambria Math" w:hAnsi="Cambria Math"/>
                    <w:sz w:val="22"/>
                    <w:szCs w:val="22"/>
                  </w:rPr>
                  <m:t>TRAI</m:t>
                </w:del>
              </m:r>
              <m:sSub>
                <m:sSubPr>
                  <m:ctrlPr>
                    <w:del w:id="232" w:author="Ray Liu" w:date="2019-05-21T18:53:00Z">
                      <w:rPr>
                        <w:rFonts w:ascii="Cambria Math" w:hAnsi="Cambria Math"/>
                        <w:i/>
                        <w:sz w:val="22"/>
                        <w:szCs w:val="22"/>
                      </w:rPr>
                    </w:del>
                  </m:ctrlPr>
                </m:sSubPr>
                <m:e>
                  <m:r>
                    <w:del w:id="233" w:author="Ray Liu" w:date="2019-05-21T18:53:00Z">
                      <w:rPr>
                        <w:rFonts w:ascii="Cambria Math" w:hAnsi="Cambria Math"/>
                        <w:sz w:val="22"/>
                        <w:szCs w:val="22"/>
                      </w:rPr>
                      <m:t>N</m:t>
                    </w:del>
                  </m:r>
                </m:e>
                <m:sub>
                  <m:r>
                    <w:del w:id="234" w:author="Ray Liu" w:date="2019-05-21T18:53:00Z">
                      <w:rPr>
                        <w:rFonts w:ascii="Cambria Math" w:hAnsi="Cambria Math"/>
                        <w:sz w:val="22"/>
                        <w:szCs w:val="22"/>
                      </w:rPr>
                      <m:t>STATIONS</m:t>
                    </w:del>
                  </m:r>
                </m:sub>
              </m:sSub>
            </m:sub>
          </m:sSub>
          <m:r>
            <w:rPr>
              <w:rFonts w:ascii="Cambria Math" w:hAnsi="Cambria Math"/>
              <w:sz w:val="22"/>
              <w:szCs w:val="22"/>
            </w:rPr>
            <m:t>+</m:t>
          </m:r>
          <m:r>
            <w:ins w:id="235" w:author="Ray Liu" w:date="2019-05-21T18:49:00Z">
              <w:rPr>
                <w:rFonts w:ascii="Cambria Math" w:hAnsi="Cambria Math"/>
                <w:sz w:val="22"/>
                <w:szCs w:val="22"/>
              </w:rPr>
              <m:t>3.492</m:t>
            </w:ins>
          </m:r>
          <m:r>
            <w:del w:id="236" w:author="Ray Liu" w:date="2019-05-21T18:49:00Z">
              <w:rPr>
                <w:rFonts w:ascii="Cambria Math" w:hAnsi="Cambria Math"/>
                <w:sz w:val="22"/>
                <w:szCs w:val="22"/>
              </w:rPr>
              <m:t>1.166</m:t>
            </w:del>
          </m:r>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m:t>
              </m:r>
              <m:r>
                <w:ins w:id="237" w:author="Ray Liu" w:date="2019-05-21T18:49:00Z">
                  <w:rPr>
                    <w:rFonts w:ascii="Cambria Math" w:hAnsi="Cambria Math"/>
                    <w:sz w:val="22"/>
                    <w:szCs w:val="22"/>
                  </w:rPr>
                  <m:t>3</m:t>
                </w:ins>
              </m:r>
              <m:r>
                <w:del w:id="238" w:author="Ray Liu" w:date="2019-05-21T18:49:00Z">
                  <w:rPr>
                    <w:rFonts w:ascii="Cambria Math" w:hAnsi="Cambria Math"/>
                    <w:sz w:val="22"/>
                    <w:szCs w:val="22"/>
                  </w:rPr>
                  <m:t>5</m:t>
                </w:del>
              </m:r>
            </m:sup>
          </m:sSup>
          <m:r>
            <w:del w:id="239" w:author="Ray Liu" w:date="2019-05-21T18:50:00Z">
              <w:rPr>
                <w:rFonts w:ascii="Cambria Math" w:hAnsi="Cambria Math"/>
                <w:sz w:val="22"/>
                <w:szCs w:val="22"/>
              </w:rPr>
              <m:t>Retai</m:t>
            </w:del>
          </m:r>
          <m:sSub>
            <m:sSubPr>
              <m:ctrlPr>
                <w:del w:id="240" w:author="Ray Liu" w:date="2019-05-21T18:50:00Z">
                  <w:rPr>
                    <w:rFonts w:ascii="Cambria Math" w:hAnsi="Cambria Math"/>
                    <w:i/>
                    <w:sz w:val="22"/>
                    <w:szCs w:val="22"/>
                  </w:rPr>
                </w:del>
              </m:ctrlPr>
            </m:sSubPr>
            <m:e>
              <m:r>
                <w:del w:id="241" w:author="Ray Liu" w:date="2019-05-21T18:50:00Z">
                  <w:rPr>
                    <w:rFonts w:ascii="Cambria Math" w:hAnsi="Cambria Math"/>
                    <w:sz w:val="22"/>
                    <w:szCs w:val="22"/>
                  </w:rPr>
                  <m:t>l</m:t>
                </w:del>
              </m:r>
            </m:e>
            <m:sub>
              <m:r>
                <w:del w:id="242" w:author="Ray Liu" w:date="2019-05-21T18:50:00Z">
                  <w:rPr>
                    <w:rFonts w:ascii="Cambria Math" w:hAnsi="Cambria Math"/>
                    <w:sz w:val="22"/>
                    <w:szCs w:val="22"/>
                  </w:rPr>
                  <m:t>Foo</m:t>
                </w:del>
              </m:r>
              <m:sSub>
                <m:sSubPr>
                  <m:ctrlPr>
                    <w:del w:id="243" w:author="Ray Liu" w:date="2019-05-21T18:50:00Z">
                      <w:rPr>
                        <w:rFonts w:ascii="Cambria Math" w:hAnsi="Cambria Math"/>
                        <w:i/>
                        <w:sz w:val="22"/>
                        <w:szCs w:val="22"/>
                      </w:rPr>
                    </w:del>
                  </m:ctrlPr>
                </m:sSubPr>
                <m:e>
                  <m:r>
                    <w:del w:id="244" w:author="Ray Liu" w:date="2019-05-21T18:50:00Z">
                      <w:rPr>
                        <w:rFonts w:ascii="Cambria Math" w:hAnsi="Cambria Math"/>
                        <w:sz w:val="22"/>
                        <w:szCs w:val="22"/>
                      </w:rPr>
                      <m:t>d</m:t>
                    </w:del>
                  </m:r>
                </m:e>
                <m:sub>
                  <m:r>
                    <w:del w:id="245" w:author="Ray Liu" w:date="2019-05-21T18:50:00Z">
                      <w:rPr>
                        <w:rFonts w:ascii="Cambria Math" w:hAnsi="Cambria Math"/>
                        <w:sz w:val="22"/>
                        <w:szCs w:val="22"/>
                      </w:rPr>
                      <m:t>Establishment</m:t>
                    </w:del>
                  </m:r>
                  <m:r>
                    <w:ins w:id="246" w:author="Ray Liu" w:date="2019-05-21T18:50:00Z">
                      <w:rPr>
                        <w:rFonts w:ascii="Cambria Math" w:hAnsi="Cambria Math"/>
                        <w:sz w:val="22"/>
                        <w:szCs w:val="22"/>
                      </w:rPr>
                      <m:t>BIK</m:t>
                    </w:ins>
                  </m:r>
                  <m:r>
                    <w:ins w:id="247" w:author="Ray Liu" w:date="2019-05-21T18:55:00Z">
                      <w:rPr>
                        <w:rFonts w:ascii="Cambria Math" w:hAnsi="Cambria Math"/>
                        <w:sz w:val="22"/>
                        <w:szCs w:val="22"/>
                      </w:rPr>
                      <m:t>E_ROUTES</m:t>
                    </w:ins>
                  </m:r>
                </m:sub>
              </m:sSub>
            </m:sub>
          </m:sSub>
          <m:r>
            <w:rPr>
              <w:rFonts w:ascii="Cambria Math" w:hAnsi="Cambria Math"/>
              <w:sz w:val="22"/>
              <w:szCs w:val="22"/>
            </w:rPr>
            <m:t>+5.</m:t>
          </m:r>
          <m:r>
            <w:ins w:id="248" w:author="Ray Liu" w:date="2019-05-21T18:50:00Z">
              <w:rPr>
                <w:rFonts w:ascii="Cambria Math" w:hAnsi="Cambria Math"/>
                <w:sz w:val="22"/>
                <w:szCs w:val="22"/>
              </w:rPr>
              <m:t>235</m:t>
            </w:ins>
          </m:r>
          <m:r>
            <w:del w:id="249" w:author="Ray Liu" w:date="2019-05-21T18:50:00Z">
              <w:rPr>
                <w:rFonts w:ascii="Cambria Math" w:hAnsi="Cambria Math"/>
                <w:sz w:val="22"/>
                <w:szCs w:val="22"/>
              </w:rPr>
              <m:t>872</m:t>
            </w:del>
          </m:r>
          <m:r>
            <w:rPr>
              <w:rFonts w:ascii="Cambria Math" w:hAnsi="Cambria Math"/>
              <w:sz w:val="22"/>
              <w:szCs w:val="22"/>
            </w:rPr>
            <m:t>×</m:t>
          </m:r>
          <m:sSup>
            <m:sSupPr>
              <m:ctrlPr>
                <w:rPr>
                  <w:rFonts w:ascii="Cambria Math" w:hAnsi="Cambria Math"/>
                  <w:i/>
                  <w:sz w:val="22"/>
                  <w:szCs w:val="22"/>
                </w:rPr>
              </m:ctrlPr>
            </m:sSupPr>
            <m:e>
              <m:r>
                <w:rPr>
                  <w:rFonts w:ascii="Cambria Math" w:hAnsi="Cambria Math"/>
                  <w:sz w:val="22"/>
                  <w:szCs w:val="22"/>
                </w:rPr>
                <m:t>10</m:t>
              </m:r>
            </m:e>
            <m:sup>
              <m:r>
                <w:rPr>
                  <w:rFonts w:ascii="Cambria Math" w:hAnsi="Cambria Math"/>
                  <w:sz w:val="22"/>
                  <w:szCs w:val="22"/>
                </w:rPr>
                <m:t>-2</m:t>
              </m:r>
            </m:sup>
          </m:sSup>
          <m:r>
            <w:rPr>
              <w:rFonts w:ascii="Cambria Math" w:hAnsi="Cambria Math"/>
              <w:sz w:val="22"/>
              <w:szCs w:val="22"/>
            </w:rPr>
            <m:t>CAPACITY-1.</m:t>
          </m:r>
          <m:r>
            <w:ins w:id="250" w:author="Ray Liu" w:date="2019-05-21T18:51:00Z">
              <w:rPr>
                <w:rFonts w:ascii="Cambria Math" w:hAnsi="Cambria Math"/>
                <w:sz w:val="22"/>
                <w:szCs w:val="22"/>
              </w:rPr>
              <m:t>512</m:t>
            </w:ins>
          </m:r>
          <m:r>
            <w:del w:id="251" w:author="Ray Liu" w:date="2019-05-21T18:51:00Z">
              <w:rPr>
                <w:rFonts w:ascii="Cambria Math" w:hAnsi="Cambria Math"/>
                <w:sz w:val="22"/>
                <w:szCs w:val="22"/>
              </w:rPr>
              <m:t>81</m:t>
            </w:del>
          </m:r>
          <m:sSup>
            <m:sSupPr>
              <m:ctrlPr>
                <w:rPr>
                  <w:rFonts w:ascii="Cambria Math" w:hAnsi="Cambria Math"/>
                  <w:i/>
                  <w:sz w:val="22"/>
                  <w:szCs w:val="22"/>
                </w:rPr>
              </m:ctrlPr>
            </m:sSupPr>
            <m:e>
              <m:r>
                <w:rPr>
                  <w:rFonts w:ascii="Cambria Math" w:hAnsi="Cambria Math" w:hint="eastAsia"/>
                  <w:sz w:val="22"/>
                  <w:szCs w:val="22"/>
                </w:rPr>
                <m:t>MINORITY</m:t>
              </m:r>
            </m:e>
            <m:sup>
              <m:r>
                <w:rPr>
                  <w:rFonts w:ascii="Cambria Math" w:hAnsi="Cambria Math"/>
                  <w:sz w:val="22"/>
                  <w:szCs w:val="22"/>
                </w:rPr>
                <m:t>2</m:t>
              </m:r>
            </m:sup>
          </m:sSup>
          <m:r>
            <w:ins w:id="252" w:author="Ray Liu" w:date="2019-05-21T18:51:00Z">
              <w:rPr>
                <w:rFonts w:ascii="Cambria Math" w:hAnsi="Cambria Math"/>
                <w:sz w:val="22"/>
                <w:szCs w:val="22"/>
              </w:rPr>
              <m:t>+</m:t>
            </w:ins>
          </m:r>
          <m:r>
            <w:ins w:id="253" w:author="Ray Liu" w:date="2019-05-21T18:52:00Z">
              <w:rPr>
                <w:rFonts w:ascii="Cambria Math" w:hAnsi="Cambria Math"/>
                <w:sz w:val="22"/>
                <w:szCs w:val="22"/>
              </w:rPr>
              <m:t>4.379×</m:t>
            </w:ins>
          </m:r>
          <m:sSup>
            <m:sSupPr>
              <m:ctrlPr>
                <w:ins w:id="254" w:author="Ray Liu" w:date="2019-05-21T18:51:00Z">
                  <w:rPr>
                    <w:rFonts w:ascii="Cambria Math" w:hAnsi="Cambria Math"/>
                    <w:i/>
                    <w:sz w:val="22"/>
                    <w:szCs w:val="22"/>
                  </w:rPr>
                </w:ins>
              </m:ctrlPr>
            </m:sSupPr>
            <m:e>
              <m:r>
                <w:ins w:id="255" w:author="Ray Liu" w:date="2019-05-21T18:51:00Z">
                  <w:rPr>
                    <w:rFonts w:ascii="Cambria Math" w:hAnsi="Cambria Math"/>
                    <w:sz w:val="22"/>
                    <w:szCs w:val="22"/>
                  </w:rPr>
                  <m:t>10</m:t>
                </w:ins>
              </m:r>
            </m:e>
            <m:sup>
              <m:r>
                <w:ins w:id="256" w:author="Ray Liu" w:date="2019-05-21T18:51:00Z">
                  <w:rPr>
                    <w:rFonts w:ascii="Cambria Math" w:hAnsi="Cambria Math"/>
                    <w:sz w:val="22"/>
                    <w:szCs w:val="22"/>
                  </w:rPr>
                  <m:t>-1</m:t>
                </w:ins>
              </m:r>
            </m:sup>
          </m:sSup>
          <m:r>
            <w:ins w:id="257" w:author="Ray Liu" w:date="2019-05-21T18:52:00Z">
              <w:rPr>
                <w:rFonts w:ascii="Cambria Math" w:hAnsi="Cambria Math" w:hint="eastAsia"/>
                <w:sz w:val="22"/>
                <w:szCs w:val="22"/>
              </w:rPr>
              <m:t>EDU</m:t>
            </w:ins>
          </m:r>
          <m:r>
            <w:ins w:id="258" w:author="Ray Liu" w:date="2019-05-21T18:52:00Z">
              <w:rPr>
                <w:rFonts w:ascii="Cambria Math" w:hAnsi="Cambria Math"/>
                <w:sz w:val="22"/>
                <w:szCs w:val="22"/>
              </w:rPr>
              <m:t>+2.21×</m:t>
            </w:ins>
          </m:r>
          <m:sSup>
            <m:sSupPr>
              <m:ctrlPr>
                <w:ins w:id="259" w:author="Ray Liu" w:date="2019-05-21T18:52:00Z">
                  <w:rPr>
                    <w:rFonts w:ascii="Cambria Math" w:hAnsi="Cambria Math"/>
                    <w:i/>
                    <w:sz w:val="22"/>
                    <w:szCs w:val="22"/>
                  </w:rPr>
                </w:ins>
              </m:ctrlPr>
            </m:sSupPr>
            <m:e>
              <m:r>
                <w:ins w:id="260" w:author="Ray Liu" w:date="2019-05-21T18:52:00Z">
                  <w:rPr>
                    <w:rFonts w:ascii="Cambria Math" w:hAnsi="Cambria Math"/>
                    <w:sz w:val="22"/>
                    <w:szCs w:val="22"/>
                  </w:rPr>
                  <m:t>10</m:t>
                </w:ins>
              </m:r>
            </m:e>
            <m:sup>
              <m:r>
                <w:ins w:id="261" w:author="Ray Liu" w:date="2019-05-21T18:52:00Z">
                  <w:rPr>
                    <w:rFonts w:ascii="Cambria Math" w:hAnsi="Cambria Math"/>
                    <w:sz w:val="22"/>
                    <w:szCs w:val="22"/>
                  </w:rPr>
                  <m:t>-1</m:t>
                </w:ins>
              </m:r>
            </m:sup>
          </m:sSup>
          <m:r>
            <w:ins w:id="262" w:author="Ray Liu" w:date="2019-05-21T18:52:00Z">
              <w:rPr>
                <w:rFonts w:ascii="Cambria Math" w:hAnsi="Cambria Math"/>
                <w:sz w:val="22"/>
                <w:szCs w:val="22"/>
              </w:rPr>
              <m:t>CBD+2.638×</m:t>
            </w:ins>
          </m:r>
          <m:sSup>
            <m:sSupPr>
              <m:ctrlPr>
                <w:ins w:id="263" w:author="Ray Liu" w:date="2019-05-21T18:52:00Z">
                  <w:rPr>
                    <w:rFonts w:ascii="Cambria Math" w:hAnsi="Cambria Math"/>
                    <w:i/>
                    <w:sz w:val="22"/>
                    <w:szCs w:val="22"/>
                  </w:rPr>
                </w:ins>
              </m:ctrlPr>
            </m:sSupPr>
            <m:e>
              <m:r>
                <w:ins w:id="264" w:author="Ray Liu" w:date="2019-05-21T18:52:00Z">
                  <w:rPr>
                    <w:rFonts w:ascii="Cambria Math" w:hAnsi="Cambria Math"/>
                    <w:sz w:val="22"/>
                    <w:szCs w:val="22"/>
                  </w:rPr>
                  <m:t>10</m:t>
                </w:ins>
              </m:r>
            </m:e>
            <m:sup>
              <m:r>
                <w:ins w:id="265" w:author="Ray Liu" w:date="2019-05-21T18:52:00Z">
                  <w:rPr>
                    <w:rFonts w:ascii="Cambria Math" w:hAnsi="Cambria Math"/>
                    <w:sz w:val="22"/>
                    <w:szCs w:val="22"/>
                  </w:rPr>
                  <m:t>-6</m:t>
                </w:ins>
              </m:r>
            </m:sup>
          </m:sSup>
          <m:r>
            <w:ins w:id="266" w:author="Ray Liu" w:date="2019-05-21T18:53:00Z">
              <w:rPr>
                <w:rFonts w:ascii="Cambria Math" w:hAnsi="Cambria Math"/>
                <w:sz w:val="22"/>
                <w:szCs w:val="22"/>
              </w:rPr>
              <m:t>POPULATIO</m:t>
            </w:ins>
          </m:r>
          <m:r>
            <w:ins w:id="267" w:author="Ray Liu" w:date="2019-05-21T18:55:00Z">
              <w:rPr>
                <w:rFonts w:ascii="Cambria Math" w:hAnsi="Cambria Math"/>
                <w:sz w:val="22"/>
                <w:szCs w:val="22"/>
              </w:rPr>
              <m:t>N_SQ_MILE</m:t>
            </w:ins>
          </m:r>
          <m:r>
            <w:ins w:id="268" w:author="Ray Liu" w:date="2019-05-21T18:53:00Z">
              <w:rPr>
                <w:rFonts w:ascii="Cambria Math" w:hAnsi="Cambria Math"/>
                <w:sz w:val="22"/>
                <w:szCs w:val="22"/>
              </w:rPr>
              <m:t>+3.684×</m:t>
            </w:ins>
          </m:r>
          <m:sSup>
            <m:sSupPr>
              <m:ctrlPr>
                <w:ins w:id="269" w:author="Ray Liu" w:date="2019-05-21T18:53:00Z">
                  <w:rPr>
                    <w:rFonts w:ascii="Cambria Math" w:hAnsi="Cambria Math"/>
                    <w:i/>
                    <w:sz w:val="22"/>
                    <w:szCs w:val="22"/>
                  </w:rPr>
                </w:ins>
              </m:ctrlPr>
            </m:sSupPr>
            <m:e>
              <m:r>
                <w:ins w:id="270" w:author="Ray Liu" w:date="2019-05-21T18:53:00Z">
                  <w:rPr>
                    <w:rFonts w:ascii="Cambria Math" w:hAnsi="Cambria Math"/>
                    <w:sz w:val="22"/>
                    <w:szCs w:val="22"/>
                  </w:rPr>
                  <m:t>10</m:t>
                </w:ins>
              </m:r>
            </m:e>
            <m:sup>
              <m:r>
                <w:ins w:id="271" w:author="Ray Liu" w:date="2019-05-21T18:53:00Z">
                  <w:rPr>
                    <w:rFonts w:ascii="Cambria Math" w:hAnsi="Cambria Math"/>
                    <w:sz w:val="22"/>
                    <w:szCs w:val="22"/>
                  </w:rPr>
                  <m:t>-1</m:t>
                </w:ins>
              </m:r>
            </m:sup>
          </m:sSup>
          <m:r>
            <m:rPr>
              <m:sty m:val="p"/>
            </m:rPr>
            <w:rPr>
              <w:rFonts w:ascii="Cambria Math" w:hAnsi="Cambria Math"/>
              <w:sz w:val="22"/>
              <w:szCs w:val="22"/>
            </w:rPr>
            <m:t>log⁡</m:t>
          </m:r>
          <m:r>
            <w:ins w:id="272" w:author="Ray Liu" w:date="2019-05-21T18:53:00Z">
              <w:rPr>
                <w:rFonts w:ascii="Cambria Math" w:hAnsi="Cambria Math"/>
                <w:sz w:val="22"/>
                <w:szCs w:val="22"/>
              </w:rPr>
              <m:t>(avgbf)</m:t>
            </w:ins>
          </m:r>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m:t>
              </m:r>
            </m:e>
            <m:sub>
              <m:r>
                <w:rPr>
                  <w:rFonts w:ascii="Cambria Math" w:hAnsi="Cambria Math"/>
                  <w:sz w:val="22"/>
                  <w:szCs w:val="22"/>
                </w:rPr>
                <m:t>i</m:t>
              </m:r>
              <m:ctrlPr>
                <w:rPr>
                  <w:rFonts w:ascii="Cambria Math" w:hAnsi="Cambria Math" w:hint="eastAsia"/>
                  <w:i/>
                  <w:sz w:val="22"/>
                  <w:szCs w:val="22"/>
                </w:rPr>
              </m:ctrlPr>
            </m:sub>
          </m:sSub>
        </m:oMath>
      </m:oMathPara>
    </w:p>
    <w:p w14:paraId="04D5F93F" w14:textId="77777777" w:rsidR="003C220E" w:rsidRDefault="009D65FA" w:rsidP="00A94AEC">
      <w:pPr>
        <w:pStyle w:val="NormalWeb"/>
        <w:spacing w:line="360" w:lineRule="auto"/>
        <w:rPr>
          <w:rFonts w:ascii="LMRoman10" w:hAnsi="LMRoman10"/>
          <w:sz w:val="22"/>
          <w:szCs w:val="22"/>
        </w:rPr>
      </w:pPr>
      <w:r>
        <w:rPr>
          <w:rFonts w:ascii="LMRoman10" w:hAnsi="LMRoman10"/>
          <w:sz w:val="22"/>
          <w:szCs w:val="22"/>
        </w:rPr>
        <w:t>With a numerical summary:</w:t>
      </w:r>
    </w:p>
    <w:p w14:paraId="1084F83D" w14:textId="79BDEAB9" w:rsidR="00967D9E" w:rsidRDefault="003C220E" w:rsidP="003C220E">
      <w:pPr>
        <w:pStyle w:val="NormalWeb"/>
        <w:spacing w:line="360" w:lineRule="auto"/>
        <w:jc w:val="center"/>
        <w:rPr>
          <w:rFonts w:ascii="LMRoman10" w:hAnsi="LMRoman10"/>
          <w:sz w:val="22"/>
          <w:szCs w:val="22"/>
        </w:rPr>
      </w:pPr>
      <w:del w:id="273" w:author="Ray Liu" w:date="2019-05-21T18:56:00Z">
        <w:r w:rsidRPr="009D65FA" w:rsidDel="00A3697C">
          <w:rPr>
            <w:rFonts w:ascii="LMRoman10" w:hAnsi="LMRoman10"/>
            <w:noProof/>
            <w:sz w:val="22"/>
            <w:szCs w:val="22"/>
          </w:rPr>
          <w:drawing>
            <wp:inline distT="0" distB="0" distL="0" distR="0" wp14:anchorId="2B592011" wp14:editId="05E2A5AF">
              <wp:extent cx="3897432" cy="2412577"/>
              <wp:effectExtent l="0" t="0" r="190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19884" cy="2426475"/>
                      </a:xfrm>
                      <a:prstGeom prst="rect">
                        <a:avLst/>
                      </a:prstGeom>
                    </pic:spPr>
                  </pic:pic>
                </a:graphicData>
              </a:graphic>
            </wp:inline>
          </w:drawing>
        </w:r>
      </w:del>
      <w:ins w:id="274" w:author="yw650" w:date="2019-05-21T18:45:00Z">
        <w:r w:rsidR="00653E7B" w:rsidRPr="00653E7B">
          <w:rPr>
            <w:noProof/>
          </w:rPr>
          <w:t xml:space="preserve"> </w:t>
        </w:r>
        <w:del w:id="275" w:author="Ray Liu" w:date="2019-05-21T18:56:00Z">
          <w:r w:rsidR="00653E7B" w:rsidRPr="00653E7B" w:rsidDel="00A3697C">
            <w:rPr>
              <w:rFonts w:ascii="LMRoman10" w:hAnsi="LMRoman10"/>
              <w:noProof/>
              <w:sz w:val="22"/>
              <w:szCs w:val="22"/>
            </w:rPr>
            <w:drawing>
              <wp:inline distT="0" distB="0" distL="0" distR="0" wp14:anchorId="007DAA91" wp14:editId="2188557A">
                <wp:extent cx="5753414" cy="4428162"/>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078" cy="4441757"/>
                        </a:xfrm>
                        <a:prstGeom prst="rect">
                          <a:avLst/>
                        </a:prstGeom>
                      </pic:spPr>
                    </pic:pic>
                  </a:graphicData>
                </a:graphic>
              </wp:inline>
            </w:drawing>
          </w:r>
        </w:del>
      </w:ins>
      <w:ins w:id="276" w:author="Ray Liu" w:date="2019-05-21T18:56:00Z">
        <w:r w:rsidR="00A3697C" w:rsidRPr="00653E7B">
          <w:rPr>
            <w:rFonts w:ascii="LMRoman10" w:hAnsi="LMRoman10"/>
            <w:noProof/>
            <w:sz w:val="22"/>
            <w:szCs w:val="22"/>
          </w:rPr>
          <w:drawing>
            <wp:inline distT="0" distB="0" distL="0" distR="0" wp14:anchorId="75746487" wp14:editId="0D418189">
              <wp:extent cx="5753414" cy="442816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1078" cy="4441757"/>
                      </a:xfrm>
                      <a:prstGeom prst="rect">
                        <a:avLst/>
                      </a:prstGeom>
                    </pic:spPr>
                  </pic:pic>
                </a:graphicData>
              </a:graphic>
            </wp:inline>
          </w:drawing>
        </w:r>
      </w:ins>
    </w:p>
    <w:p w14:paraId="5833E598" w14:textId="35500157" w:rsidR="009D65FA" w:rsidDel="00A3697C" w:rsidRDefault="009D65FA" w:rsidP="00A94AEC">
      <w:pPr>
        <w:pStyle w:val="NormalWeb"/>
        <w:spacing w:line="360" w:lineRule="auto"/>
        <w:rPr>
          <w:del w:id="277" w:author="Ray Liu" w:date="2019-05-21T18:58:00Z"/>
          <w:rFonts w:ascii="LMRoman10" w:hAnsi="LMRoman10"/>
          <w:sz w:val="22"/>
          <w:szCs w:val="22"/>
        </w:rPr>
      </w:pPr>
    </w:p>
    <w:p w14:paraId="59FBE337" w14:textId="77777777" w:rsidR="00A43BBF" w:rsidRDefault="00A43BBF" w:rsidP="00A94AEC">
      <w:pPr>
        <w:pStyle w:val="NormalWeb"/>
        <w:spacing w:line="360" w:lineRule="auto"/>
        <w:rPr>
          <w:rFonts w:ascii="LMRoman10" w:hAnsi="LMRoman10"/>
          <w:sz w:val="22"/>
          <w:szCs w:val="22"/>
        </w:rPr>
      </w:pPr>
      <w:r>
        <w:rPr>
          <w:rFonts w:ascii="LMRoman10" w:hAnsi="LMRoman10"/>
          <w:sz w:val="22"/>
          <w:szCs w:val="22"/>
        </w:rPr>
        <w:t>After calculating the VIF, there is no significant multicollinearity in this model.</w:t>
      </w:r>
    </w:p>
    <w:p w14:paraId="2F489D82" w14:textId="730A7BE1" w:rsidR="0081123E" w:rsidRDefault="00A3697C" w:rsidP="00A94AEC">
      <w:pPr>
        <w:pStyle w:val="NormalWeb"/>
        <w:spacing w:line="360" w:lineRule="auto"/>
        <w:rPr>
          <w:rFonts w:ascii="LMRoman10" w:hAnsi="LMRoman10"/>
          <w:sz w:val="22"/>
          <w:szCs w:val="22"/>
        </w:rPr>
      </w:pPr>
      <w:ins w:id="278" w:author="Ray Liu" w:date="2019-05-21T18:58:00Z">
        <w:r w:rsidRPr="00A3697C">
          <w:rPr>
            <w:rFonts w:ascii="LMRoman10" w:hAnsi="LMRoman10"/>
            <w:noProof/>
            <w:sz w:val="22"/>
            <w:szCs w:val="22"/>
          </w:rPr>
          <w:drawing>
            <wp:inline distT="0" distB="0" distL="0" distR="0" wp14:anchorId="43076A04" wp14:editId="7BA138BC">
              <wp:extent cx="5943600" cy="1282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82700"/>
                      </a:xfrm>
                      <a:prstGeom prst="rect">
                        <a:avLst/>
                      </a:prstGeom>
                    </pic:spPr>
                  </pic:pic>
                </a:graphicData>
              </a:graphic>
            </wp:inline>
          </w:drawing>
        </w:r>
      </w:ins>
      <w:del w:id="279" w:author="Ray Liu" w:date="2019-05-21T18:58:00Z">
        <w:r w:rsidR="00A43BBF" w:rsidRPr="00A43BBF" w:rsidDel="00A3697C">
          <w:rPr>
            <w:rFonts w:ascii="LMRoman10" w:hAnsi="LMRoman10"/>
            <w:noProof/>
            <w:sz w:val="22"/>
            <w:szCs w:val="22"/>
          </w:rPr>
          <w:drawing>
            <wp:inline distT="0" distB="0" distL="0" distR="0" wp14:anchorId="0DAF9262" wp14:editId="743F630B">
              <wp:extent cx="5943600" cy="764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4540"/>
                      </a:xfrm>
                      <a:prstGeom prst="rect">
                        <a:avLst/>
                      </a:prstGeom>
                    </pic:spPr>
                  </pic:pic>
                </a:graphicData>
              </a:graphic>
            </wp:inline>
          </w:drawing>
        </w:r>
      </w:del>
    </w:p>
    <w:p w14:paraId="1DD4CC54" w14:textId="6F3BFE33" w:rsidR="00CE263B" w:rsidRPr="00081A59" w:rsidRDefault="00AA69CD" w:rsidP="00081A59">
      <w:pPr>
        <w:pStyle w:val="Heading2"/>
        <w:rPr>
          <w:rFonts w:ascii="Times New Roman" w:hAnsi="Times New Roman" w:cs="Times New Roman"/>
          <w:color w:val="000000" w:themeColor="text1"/>
          <w:sz w:val="32"/>
        </w:rPr>
      </w:pPr>
      <w:bookmarkStart w:id="280" w:name="_Toc9515738"/>
      <w:r w:rsidRPr="00081A59">
        <w:rPr>
          <w:rFonts w:ascii="Times New Roman" w:hAnsi="Times New Roman" w:cs="Times New Roman"/>
          <w:color w:val="000000" w:themeColor="text1"/>
          <w:sz w:val="32"/>
        </w:rPr>
        <w:lastRenderedPageBreak/>
        <w:t>2</w:t>
      </w:r>
      <w:r w:rsidR="00CE263B" w:rsidRPr="00081A59">
        <w:rPr>
          <w:rFonts w:ascii="Times New Roman" w:hAnsi="Times New Roman" w:cs="Times New Roman"/>
          <w:color w:val="000000" w:themeColor="text1"/>
          <w:sz w:val="32"/>
        </w:rPr>
        <w:t>.</w:t>
      </w:r>
      <w:r w:rsidR="00570981" w:rsidRPr="00081A59">
        <w:rPr>
          <w:rFonts w:ascii="Times New Roman" w:hAnsi="Times New Roman" w:cs="Times New Roman"/>
          <w:color w:val="000000" w:themeColor="text1"/>
          <w:sz w:val="32"/>
        </w:rPr>
        <w:t>3</w:t>
      </w:r>
      <w:r w:rsidR="00CE263B" w:rsidRPr="00081A59">
        <w:rPr>
          <w:rFonts w:ascii="Times New Roman" w:hAnsi="Times New Roman" w:cs="Times New Roman"/>
          <w:color w:val="000000" w:themeColor="text1"/>
          <w:sz w:val="32"/>
        </w:rPr>
        <w:t xml:space="preserve"> </w:t>
      </w:r>
      <w:r w:rsidR="00570981" w:rsidRPr="00081A59">
        <w:rPr>
          <w:rFonts w:ascii="Times New Roman" w:hAnsi="Times New Roman" w:cs="Times New Roman"/>
          <w:color w:val="000000" w:themeColor="text1"/>
          <w:sz w:val="32"/>
        </w:rPr>
        <w:t>Model validation</w:t>
      </w:r>
      <w:bookmarkEnd w:id="280"/>
    </w:p>
    <w:p w14:paraId="07AF7D73" w14:textId="77777777" w:rsidR="00570981" w:rsidRDefault="00570981" w:rsidP="00A94AEC">
      <w:pPr>
        <w:spacing w:line="360" w:lineRule="auto"/>
        <w:rPr>
          <w:rFonts w:ascii="LMRoman10" w:hAnsi="LMRoman10"/>
          <w:sz w:val="28"/>
          <w:szCs w:val="22"/>
        </w:rPr>
      </w:pPr>
    </w:p>
    <w:p w14:paraId="726C4A77" w14:textId="77777777" w:rsidR="00570981" w:rsidRPr="009D65FA" w:rsidRDefault="00570981" w:rsidP="00A94AEC">
      <w:pPr>
        <w:spacing w:line="360" w:lineRule="auto"/>
        <w:rPr>
          <w:rFonts w:ascii="LMRoman10" w:hAnsi="LMRoman10"/>
          <w:sz w:val="22"/>
          <w:szCs w:val="22"/>
        </w:rPr>
      </w:pPr>
      <w:r w:rsidRPr="009D65FA">
        <w:rPr>
          <w:rFonts w:ascii="LMRoman10" w:hAnsi="LMRoman10"/>
          <w:sz w:val="22"/>
          <w:szCs w:val="22"/>
        </w:rPr>
        <w:t xml:space="preserve">In this section, we validate the linear assumptions of the regression model after we apply the square transformation. </w:t>
      </w:r>
      <w:proofErr w:type="gramStart"/>
      <w:r w:rsidRPr="009D65FA">
        <w:rPr>
          <w:rFonts w:ascii="LMRoman10" w:hAnsi="LMRoman10"/>
          <w:sz w:val="22"/>
          <w:szCs w:val="22"/>
        </w:rPr>
        <w:t>Pic(</w:t>
      </w:r>
      <w:proofErr w:type="gramEnd"/>
      <w:r w:rsidRPr="009D65FA">
        <w:rPr>
          <w:rFonts w:ascii="LMRoman10" w:hAnsi="LMRoman10"/>
          <w:sz w:val="22"/>
          <w:szCs w:val="22"/>
        </w:rPr>
        <w:t>3.3) shows the diagnostic plots of the model.</w:t>
      </w:r>
      <w:r w:rsidR="00C1592A" w:rsidRPr="009D65FA">
        <w:rPr>
          <w:rFonts w:ascii="LMRoman10" w:hAnsi="LMRoman10"/>
          <w:sz w:val="22"/>
          <w:szCs w:val="22"/>
        </w:rPr>
        <w:t xml:space="preserve"> From left to right, up and down, the plot </w:t>
      </w:r>
      <w:proofErr w:type="gramStart"/>
      <w:r w:rsidR="00C1592A" w:rsidRPr="009D65FA">
        <w:rPr>
          <w:rFonts w:ascii="LMRoman10" w:hAnsi="LMRoman10"/>
          <w:sz w:val="22"/>
          <w:szCs w:val="22"/>
        </w:rPr>
        <w:t>are</w:t>
      </w:r>
      <w:proofErr w:type="gramEnd"/>
      <w:r w:rsidR="00C1592A" w:rsidRPr="009D65FA">
        <w:rPr>
          <w:rFonts w:ascii="LMRoman10" w:hAnsi="LMRoman10"/>
          <w:sz w:val="22"/>
          <w:szCs w:val="22"/>
        </w:rPr>
        <w:t xml:space="preserve"> for linearity, constant variance, uncorrelated errors, and error normality.</w:t>
      </w:r>
    </w:p>
    <w:p w14:paraId="3F719F15" w14:textId="77777777" w:rsidR="00C1592A" w:rsidRPr="009D65FA" w:rsidRDefault="00C1592A" w:rsidP="00A94AEC">
      <w:pPr>
        <w:spacing w:line="360" w:lineRule="auto"/>
        <w:rPr>
          <w:rFonts w:ascii="LMRoman10" w:hAnsi="LMRoman10"/>
          <w:sz w:val="22"/>
          <w:szCs w:val="22"/>
        </w:rPr>
      </w:pPr>
    </w:p>
    <w:p w14:paraId="04F0B92E" w14:textId="77777777" w:rsidR="00C1592A" w:rsidRPr="009D65FA" w:rsidRDefault="00C1592A" w:rsidP="00A94AEC">
      <w:pPr>
        <w:spacing w:line="360" w:lineRule="auto"/>
        <w:rPr>
          <w:rFonts w:ascii="LMRoman10" w:hAnsi="LMRoman10"/>
          <w:sz w:val="22"/>
          <w:szCs w:val="22"/>
        </w:rPr>
      </w:pPr>
      <w:r w:rsidRPr="009D65FA">
        <w:rPr>
          <w:rFonts w:ascii="LMRoman10" w:hAnsi="LMRoman10"/>
          <w:sz w:val="22"/>
          <w:szCs w:val="22"/>
        </w:rPr>
        <w:t>The residual plot does not indicate a particular pattern, indicating the model after partly square transformation is linear. Meanwhile, the residuals are like snowstorm, showing a pretty good match. The Q-Q plot shows the normality of errors, and there is no outlier with a Cook’s Distance more than 0.5.</w:t>
      </w:r>
    </w:p>
    <w:p w14:paraId="21FCD74E" w14:textId="77777777" w:rsidR="00C1592A" w:rsidRPr="009D65FA" w:rsidRDefault="00C1592A" w:rsidP="00A94AEC">
      <w:pPr>
        <w:spacing w:line="360" w:lineRule="auto"/>
        <w:rPr>
          <w:rFonts w:ascii="LMRoman10" w:hAnsi="LMRoman10"/>
          <w:sz w:val="22"/>
          <w:szCs w:val="22"/>
        </w:rPr>
      </w:pPr>
    </w:p>
    <w:p w14:paraId="7BDC8AA6" w14:textId="77777777" w:rsidR="00646AB1" w:rsidRDefault="00C1592A" w:rsidP="00A94AEC">
      <w:pPr>
        <w:spacing w:line="360" w:lineRule="auto"/>
        <w:rPr>
          <w:rFonts w:ascii="LMRoman10" w:hAnsi="LMRoman10"/>
          <w:sz w:val="22"/>
          <w:szCs w:val="22"/>
        </w:rPr>
      </w:pPr>
      <w:r w:rsidRPr="009D65FA">
        <w:rPr>
          <w:rFonts w:ascii="LMRoman10" w:hAnsi="LMRoman10"/>
          <w:sz w:val="22"/>
          <w:szCs w:val="22"/>
        </w:rPr>
        <w:t xml:space="preserve">According to </w:t>
      </w:r>
      <w:r w:rsidR="001E5193" w:rsidRPr="009D65FA">
        <w:rPr>
          <w:rFonts w:ascii="LMRoman10" w:hAnsi="LMRoman10"/>
          <w:sz w:val="22"/>
          <w:szCs w:val="22"/>
        </w:rPr>
        <w:t xml:space="preserve">present diagnostic, this model obeys the assumption and has no outliers. </w:t>
      </w:r>
    </w:p>
    <w:p w14:paraId="56BFEECD" w14:textId="1279283F" w:rsidR="00967D9E" w:rsidRPr="00505547" w:rsidRDefault="00C1592A" w:rsidP="00A94AEC">
      <w:pPr>
        <w:spacing w:line="360" w:lineRule="auto"/>
        <w:rPr>
          <w:rFonts w:ascii="LMRoman10" w:hAnsi="LMRoman10"/>
          <w:sz w:val="22"/>
          <w:szCs w:val="22"/>
        </w:rPr>
      </w:pPr>
      <w:del w:id="281" w:author="Ray Liu" w:date="2019-05-21T19:04:00Z">
        <w:r w:rsidRPr="00C1592A" w:rsidDel="00A3697C">
          <w:rPr>
            <w:rFonts w:ascii="LMRoman10" w:hAnsi="LMRoman10"/>
            <w:noProof/>
            <w:sz w:val="22"/>
            <w:szCs w:val="22"/>
          </w:rPr>
          <w:drawing>
            <wp:inline distT="0" distB="0" distL="0" distR="0" wp14:anchorId="510AA1EB" wp14:editId="0720AABB">
              <wp:extent cx="5444067" cy="3097186"/>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8196" cy="3099535"/>
                      </a:xfrm>
                      <a:prstGeom prst="rect">
                        <a:avLst/>
                      </a:prstGeom>
                    </pic:spPr>
                  </pic:pic>
                </a:graphicData>
              </a:graphic>
            </wp:inline>
          </w:drawing>
        </w:r>
      </w:del>
      <w:ins w:id="282" w:author="Ray Liu" w:date="2019-05-21T19:04:00Z">
        <w:r w:rsidR="00A3697C" w:rsidRPr="00A3697C">
          <w:rPr>
            <w:rFonts w:ascii="LMRoman10" w:hAnsi="LMRoman10"/>
            <w:sz w:val="22"/>
            <w:szCs w:val="22"/>
          </w:rPr>
          <w:drawing>
            <wp:inline distT="0" distB="0" distL="0" distR="0" wp14:anchorId="4D09A2FF" wp14:editId="1F2A4880">
              <wp:extent cx="5943600" cy="34734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73450"/>
                      </a:xfrm>
                      <a:prstGeom prst="rect">
                        <a:avLst/>
                      </a:prstGeom>
                    </pic:spPr>
                  </pic:pic>
                </a:graphicData>
              </a:graphic>
            </wp:inline>
          </w:drawing>
        </w:r>
      </w:ins>
    </w:p>
    <w:p w14:paraId="1C3908EA" w14:textId="77777777" w:rsidR="00C7673C" w:rsidRDefault="00C7673C" w:rsidP="00A94AEC">
      <w:pPr>
        <w:spacing w:line="360" w:lineRule="auto"/>
        <w:jc w:val="center"/>
        <w:rPr>
          <w:sz w:val="21"/>
        </w:rPr>
      </w:pPr>
    </w:p>
    <w:p w14:paraId="261B66C9" w14:textId="77777777" w:rsidR="0081123E" w:rsidRDefault="0081123E" w:rsidP="00A94AEC">
      <w:pPr>
        <w:spacing w:line="360" w:lineRule="auto"/>
        <w:rPr>
          <w:rFonts w:ascii="SimSun" w:eastAsia="SimSun" w:hAnsi="SimSun" w:cs="SimSun"/>
          <w:sz w:val="20"/>
          <w:szCs w:val="22"/>
        </w:rPr>
      </w:pPr>
    </w:p>
    <w:p w14:paraId="044302F7" w14:textId="77777777" w:rsidR="0081123E" w:rsidRPr="000466CF" w:rsidRDefault="0081123E" w:rsidP="00A94AEC">
      <w:pPr>
        <w:spacing w:line="360" w:lineRule="auto"/>
        <w:rPr>
          <w:rFonts w:ascii="LMRoman10" w:hAnsi="LMRoman10"/>
          <w:sz w:val="20"/>
          <w:szCs w:val="22"/>
        </w:rPr>
      </w:pPr>
    </w:p>
    <w:p w14:paraId="5DC34976" w14:textId="4FACC461" w:rsidR="0082004D" w:rsidRPr="00081A59" w:rsidRDefault="003C220E" w:rsidP="00081A59">
      <w:pPr>
        <w:pStyle w:val="Heading1"/>
        <w:rPr>
          <w:rFonts w:ascii="Times New Roman" w:hAnsi="Times New Roman" w:cs="Times New Roman"/>
          <w:color w:val="000000" w:themeColor="text1"/>
          <w:sz w:val="40"/>
        </w:rPr>
      </w:pPr>
      <w:bookmarkStart w:id="283" w:name="_Toc9515739"/>
      <w:r w:rsidRPr="00081A59">
        <w:rPr>
          <w:rFonts w:ascii="Times New Roman" w:hAnsi="Times New Roman" w:cs="Times New Roman"/>
          <w:color w:val="000000" w:themeColor="text1"/>
          <w:sz w:val="40"/>
        </w:rPr>
        <w:lastRenderedPageBreak/>
        <w:t>Final</w:t>
      </w:r>
      <w:r w:rsidR="0082004D" w:rsidRPr="00081A59">
        <w:rPr>
          <w:rFonts w:ascii="Times New Roman" w:hAnsi="Times New Roman" w:cs="Times New Roman"/>
          <w:color w:val="000000" w:themeColor="text1"/>
          <w:sz w:val="40"/>
        </w:rPr>
        <w:t xml:space="preserve"> Model </w:t>
      </w:r>
      <w:r w:rsidRPr="00081A59">
        <w:rPr>
          <w:rFonts w:ascii="Times New Roman" w:hAnsi="Times New Roman" w:cs="Times New Roman"/>
          <w:color w:val="000000" w:themeColor="text1"/>
          <w:sz w:val="40"/>
        </w:rPr>
        <w:t>–</w:t>
      </w:r>
      <w:r w:rsidR="0082004D" w:rsidRPr="00081A59">
        <w:rPr>
          <w:rFonts w:ascii="Times New Roman" w:hAnsi="Times New Roman" w:cs="Times New Roman"/>
          <w:color w:val="000000" w:themeColor="text1"/>
          <w:sz w:val="40"/>
        </w:rPr>
        <w:t xml:space="preserve"> </w:t>
      </w:r>
      <w:r w:rsidRPr="00081A59">
        <w:rPr>
          <w:rFonts w:ascii="Times New Roman" w:hAnsi="Times New Roman" w:cs="Times New Roman"/>
          <w:color w:val="000000" w:themeColor="text1"/>
          <w:sz w:val="40"/>
        </w:rPr>
        <w:t>Crime Added</w:t>
      </w:r>
      <w:bookmarkEnd w:id="283"/>
    </w:p>
    <w:p w14:paraId="5948BD19" w14:textId="77777777" w:rsidR="00081A59" w:rsidRDefault="00081A59" w:rsidP="00081A59">
      <w:pPr>
        <w:pStyle w:val="Heading2"/>
        <w:rPr>
          <w:rFonts w:ascii="Times New Roman" w:hAnsi="Times New Roman" w:cs="Times New Roman"/>
          <w:color w:val="000000" w:themeColor="text1"/>
          <w:sz w:val="32"/>
        </w:rPr>
      </w:pPr>
    </w:p>
    <w:p w14:paraId="27E6168D" w14:textId="191F1A82" w:rsidR="0082004D" w:rsidRPr="00081A59" w:rsidRDefault="00AA69CD" w:rsidP="00081A59">
      <w:pPr>
        <w:pStyle w:val="Heading2"/>
        <w:rPr>
          <w:rFonts w:ascii="Times New Roman" w:hAnsi="Times New Roman" w:cs="Times New Roman"/>
          <w:color w:val="000000" w:themeColor="text1"/>
          <w:sz w:val="32"/>
        </w:rPr>
      </w:pPr>
      <w:bookmarkStart w:id="284" w:name="_Toc9515740"/>
      <w:r w:rsidRPr="00081A59">
        <w:rPr>
          <w:rFonts w:ascii="Times New Roman" w:hAnsi="Times New Roman" w:cs="Times New Roman"/>
          <w:color w:val="000000" w:themeColor="text1"/>
          <w:sz w:val="32"/>
        </w:rPr>
        <w:t>3</w:t>
      </w:r>
      <w:r w:rsidR="0082004D" w:rsidRPr="00081A59">
        <w:rPr>
          <w:rFonts w:ascii="Times New Roman" w:hAnsi="Times New Roman" w:cs="Times New Roman"/>
          <w:color w:val="000000" w:themeColor="text1"/>
          <w:sz w:val="32"/>
        </w:rPr>
        <w:t xml:space="preserve">.1 </w:t>
      </w:r>
      <w:r w:rsidR="0082004D" w:rsidRPr="00081A59">
        <w:rPr>
          <w:rFonts w:ascii="Times New Roman" w:hAnsi="Times New Roman" w:cs="Times New Roman" w:hint="eastAsia"/>
          <w:color w:val="000000" w:themeColor="text1"/>
          <w:sz w:val="32"/>
        </w:rPr>
        <w:t>Preliminary</w:t>
      </w:r>
      <w:r w:rsidR="0082004D" w:rsidRPr="00081A59">
        <w:rPr>
          <w:rFonts w:ascii="Times New Roman" w:hAnsi="Times New Roman" w:cs="Times New Roman"/>
          <w:color w:val="000000" w:themeColor="text1"/>
          <w:sz w:val="32"/>
        </w:rPr>
        <w:t xml:space="preserve"> analysis:</w:t>
      </w:r>
      <w:bookmarkEnd w:id="284"/>
    </w:p>
    <w:p w14:paraId="40FBDB2A" w14:textId="302CB17A" w:rsidR="0082004D" w:rsidRDefault="00AA69CD" w:rsidP="0082004D">
      <w:pPr>
        <w:pStyle w:val="NormalWeb"/>
        <w:spacing w:line="360" w:lineRule="auto"/>
        <w:rPr>
          <w:rFonts w:ascii="LMRoman10" w:hAnsi="LMRoman10"/>
          <w:sz w:val="22"/>
          <w:szCs w:val="22"/>
        </w:rPr>
      </w:pPr>
      <w:r>
        <w:rPr>
          <w:rFonts w:ascii="LMRoman10" w:hAnsi="LMRoman10"/>
          <w:sz w:val="22"/>
          <w:szCs w:val="22"/>
        </w:rPr>
        <w:t>3.</w:t>
      </w:r>
      <w:r w:rsidR="0082004D">
        <w:rPr>
          <w:rFonts w:ascii="LMRoman10" w:hAnsi="LMRoman10"/>
          <w:sz w:val="22"/>
          <w:szCs w:val="22"/>
        </w:rPr>
        <w:t xml:space="preserve">1.1 Omitted </w:t>
      </w:r>
      <w:r w:rsidR="0082004D" w:rsidRPr="0016773E">
        <w:rPr>
          <w:rFonts w:ascii="LMRoman10" w:hAnsi="LMRoman10"/>
          <w:sz w:val="22"/>
          <w:szCs w:val="22"/>
        </w:rPr>
        <w:t>unrelated predictors</w:t>
      </w:r>
      <w:del w:id="285" w:author="Ray Liu" w:date="2019-05-21T19:30:00Z">
        <w:r w:rsidR="0082004D" w:rsidDel="00EA353D">
          <w:rPr>
            <w:rFonts w:ascii="LMRoman10" w:hAnsi="LMRoman10"/>
            <w:sz w:val="22"/>
            <w:szCs w:val="22"/>
          </w:rPr>
          <w:delText xml:space="preserve"> and </w:delText>
        </w:r>
        <w:r w:rsidR="0082004D" w:rsidDel="00EA353D">
          <w:rPr>
            <w:rFonts w:ascii="LMRoman10" w:hAnsi="LMRoman10" w:hint="eastAsia"/>
            <w:sz w:val="22"/>
            <w:szCs w:val="22"/>
          </w:rPr>
          <w:delText>correlation</w:delText>
        </w:r>
        <w:r w:rsidR="0082004D" w:rsidDel="00EA353D">
          <w:rPr>
            <w:rFonts w:ascii="LMRoman10" w:hAnsi="LMRoman10"/>
            <w:sz w:val="22"/>
            <w:szCs w:val="22"/>
          </w:rPr>
          <w:delText xml:space="preserve"> analysis</w:delText>
        </w:r>
      </w:del>
    </w:p>
    <w:p w14:paraId="1F055FCF" w14:textId="3356E831" w:rsidR="0097356E" w:rsidRDefault="0097356E" w:rsidP="0082004D">
      <w:pPr>
        <w:spacing w:line="360" w:lineRule="auto"/>
        <w:rPr>
          <w:ins w:id="286" w:author="Ray Liu" w:date="2019-05-21T20:17:00Z"/>
          <w:rFonts w:ascii="LMRoman10" w:hAnsi="LMRoman10" w:hint="eastAsia"/>
          <w:sz w:val="22"/>
          <w:szCs w:val="22"/>
        </w:rPr>
      </w:pPr>
      <w:ins w:id="287" w:author="Ray Liu" w:date="2019-05-21T20:15:00Z">
        <w:r>
          <w:rPr>
            <w:rFonts w:ascii="LMRoman10" w:hAnsi="LMRoman10"/>
            <w:sz w:val="22"/>
            <w:szCs w:val="22"/>
          </w:rPr>
          <w:t xml:space="preserve">First, </w:t>
        </w:r>
        <w:r w:rsidR="00515EA9">
          <w:rPr>
            <w:rFonts w:ascii="LMRoman10" w:hAnsi="LMRoman10"/>
            <w:sz w:val="22"/>
            <w:szCs w:val="22"/>
          </w:rPr>
          <w:t>we view the histogram of the predictors to check if it is normally distributed.</w:t>
        </w:r>
      </w:ins>
    </w:p>
    <w:p w14:paraId="28166590" w14:textId="7E42FCE8" w:rsidR="00515EA9" w:rsidRDefault="00515EA9" w:rsidP="0082004D">
      <w:pPr>
        <w:spacing w:line="360" w:lineRule="auto"/>
        <w:rPr>
          <w:ins w:id="288" w:author="Ray Liu" w:date="2019-05-21T20:17:00Z"/>
          <w:rFonts w:ascii="LMRoman10" w:hAnsi="LMRoman10"/>
          <w:sz w:val="22"/>
          <w:szCs w:val="22"/>
        </w:rPr>
      </w:pPr>
    </w:p>
    <w:p w14:paraId="6AED47F0" w14:textId="1EBD35A8" w:rsidR="00515EA9" w:rsidRDefault="00515EA9" w:rsidP="0082004D">
      <w:pPr>
        <w:spacing w:line="360" w:lineRule="auto"/>
        <w:rPr>
          <w:ins w:id="289" w:author="Ray Liu" w:date="2019-05-21T20:15:00Z"/>
          <w:rFonts w:ascii="LMRoman10" w:hAnsi="LMRoman10"/>
          <w:sz w:val="22"/>
          <w:szCs w:val="22"/>
        </w:rPr>
      </w:pPr>
      <w:ins w:id="290" w:author="Ray Liu" w:date="2019-05-21T20:18:00Z">
        <w:r w:rsidRPr="00515EA9">
          <w:rPr>
            <w:rFonts w:ascii="LMRoman10" w:hAnsi="LMRoman10"/>
            <w:sz w:val="22"/>
            <w:szCs w:val="22"/>
          </w:rPr>
          <w:drawing>
            <wp:inline distT="0" distB="0" distL="0" distR="0" wp14:anchorId="5BC02A6C" wp14:editId="0BAF14BF">
              <wp:extent cx="5943600" cy="35966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596640"/>
                      </a:xfrm>
                      <a:prstGeom prst="rect">
                        <a:avLst/>
                      </a:prstGeom>
                    </pic:spPr>
                  </pic:pic>
                </a:graphicData>
              </a:graphic>
            </wp:inline>
          </w:drawing>
        </w:r>
      </w:ins>
    </w:p>
    <w:p w14:paraId="2FA9B45C" w14:textId="77777777" w:rsidR="0097356E" w:rsidRDefault="0097356E" w:rsidP="0082004D">
      <w:pPr>
        <w:spacing w:line="360" w:lineRule="auto"/>
        <w:rPr>
          <w:ins w:id="291" w:author="Ray Liu" w:date="2019-05-21T20:15:00Z"/>
          <w:rFonts w:ascii="LMRoman10" w:hAnsi="LMRoman10"/>
          <w:sz w:val="22"/>
          <w:szCs w:val="22"/>
        </w:rPr>
      </w:pPr>
    </w:p>
    <w:p w14:paraId="0F71DC74" w14:textId="2C395CCB" w:rsidR="0082004D" w:rsidDel="00EA353D" w:rsidRDefault="0097356E" w:rsidP="0082004D">
      <w:pPr>
        <w:spacing w:line="360" w:lineRule="auto"/>
        <w:rPr>
          <w:del w:id="292" w:author="Ray Liu" w:date="2019-05-21T19:31:00Z"/>
          <w:rFonts w:ascii="LMRoman10" w:hAnsi="LMRoman10"/>
          <w:sz w:val="22"/>
          <w:szCs w:val="22"/>
        </w:rPr>
      </w:pPr>
      <w:ins w:id="293" w:author="Ray Liu" w:date="2019-05-21T20:15:00Z">
        <w:r>
          <w:rPr>
            <w:rFonts w:ascii="LMRoman10" w:hAnsi="LMRoman10" w:hint="eastAsia"/>
            <w:sz w:val="22"/>
            <w:szCs w:val="22"/>
          </w:rPr>
          <w:t>Second</w:t>
        </w:r>
      </w:ins>
      <w:del w:id="294" w:author="Ray Liu" w:date="2019-05-21T20:15:00Z">
        <w:r w:rsidR="0082004D" w:rsidRPr="0082004D" w:rsidDel="0097356E">
          <w:rPr>
            <w:rFonts w:ascii="LMRoman10" w:hAnsi="LMRoman10"/>
            <w:sz w:val="22"/>
            <w:szCs w:val="22"/>
          </w:rPr>
          <w:delText>First</w:delText>
        </w:r>
      </w:del>
      <w:r w:rsidR="0082004D" w:rsidRPr="0082004D">
        <w:rPr>
          <w:rFonts w:ascii="LMRoman10" w:hAnsi="LMRoman10"/>
          <w:sz w:val="22"/>
          <w:szCs w:val="22"/>
        </w:rPr>
        <w:t xml:space="preserve">, we perform preliminary analysis by looking at the correlations between each crime variable and the bike demand ('trips'). The crime variables with moderate correlations are selected. </w:t>
      </w:r>
    </w:p>
    <w:p w14:paraId="33EB8913" w14:textId="2D6C5744" w:rsidR="00A3697C" w:rsidDel="00E03FCA" w:rsidRDefault="00A3697C" w:rsidP="0082004D">
      <w:pPr>
        <w:spacing w:line="360" w:lineRule="auto"/>
        <w:rPr>
          <w:del w:id="295" w:author="Ray Liu" w:date="2019-05-21T19:08:00Z"/>
          <w:rFonts w:ascii="LMRoman10" w:hAnsi="LMRoman10"/>
          <w:sz w:val="22"/>
          <w:szCs w:val="22"/>
        </w:rPr>
      </w:pPr>
    </w:p>
    <w:p w14:paraId="305CA22C" w14:textId="77777777" w:rsidR="00E03FCA" w:rsidRPr="0082004D" w:rsidRDefault="00E03FCA" w:rsidP="0082004D">
      <w:pPr>
        <w:spacing w:line="360" w:lineRule="auto"/>
        <w:rPr>
          <w:ins w:id="296" w:author="Ray Liu" w:date="2019-05-21T19:10:00Z"/>
          <w:rFonts w:ascii="LMRoman10" w:hAnsi="LMRoman10"/>
          <w:sz w:val="22"/>
          <w:szCs w:val="22"/>
        </w:rPr>
      </w:pPr>
    </w:p>
    <w:p w14:paraId="2857BCE0" w14:textId="49319442" w:rsidR="00EA353D" w:rsidRDefault="0082004D" w:rsidP="0082004D">
      <w:pPr>
        <w:spacing w:line="360" w:lineRule="auto"/>
        <w:rPr>
          <w:ins w:id="297" w:author="Ray Liu" w:date="2019-05-21T19:28:00Z"/>
          <w:rFonts w:ascii="LMRoman10" w:hAnsi="LMRoman10"/>
          <w:sz w:val="22"/>
          <w:szCs w:val="22"/>
        </w:rPr>
      </w:pPr>
      <w:del w:id="298" w:author="Ray Liu" w:date="2019-05-21T19:08:00Z">
        <w:r w:rsidRPr="0082004D" w:rsidDel="00E03FCA">
          <w:rPr>
            <w:rFonts w:ascii="LMRoman10" w:hAnsi="LMRoman10"/>
            <w:sz w:val="22"/>
            <w:szCs w:val="22"/>
          </w:rPr>
          <w:delText>T</w:delText>
        </w:r>
      </w:del>
      <w:del w:id="299" w:author="Ray Liu" w:date="2019-05-21T19:29:00Z">
        <w:r w:rsidRPr="0082004D" w:rsidDel="00EA353D">
          <w:rPr>
            <w:rFonts w:ascii="LMRoman10" w:hAnsi="LMRoman10"/>
            <w:sz w:val="22"/>
            <w:szCs w:val="22"/>
          </w:rPr>
          <w:delText>ake all the eight crimes into consideration</w:delText>
        </w:r>
      </w:del>
      <w:del w:id="300" w:author="Ray Liu" w:date="2019-05-21T19:17:00Z">
        <w:r w:rsidRPr="0082004D" w:rsidDel="00AA5EF8">
          <w:rPr>
            <w:rFonts w:ascii="LMRoman10" w:hAnsi="LMRoman10"/>
            <w:sz w:val="22"/>
            <w:szCs w:val="22"/>
          </w:rPr>
          <w:delText>, only Theft, Deceptive_practice, Assault, Burglary, and Robbery seems to be significant</w:delText>
        </w:r>
      </w:del>
      <w:del w:id="301" w:author="Ray Liu" w:date="2019-05-21T19:29:00Z">
        <w:r w:rsidRPr="0082004D" w:rsidDel="00EA353D">
          <w:rPr>
            <w:rFonts w:ascii="LMRoman10" w:hAnsi="LMRoman10"/>
            <w:sz w:val="22"/>
            <w:szCs w:val="22"/>
          </w:rPr>
          <w:delText xml:space="preserve">. </w:delText>
        </w:r>
      </w:del>
    </w:p>
    <w:p w14:paraId="0353A605" w14:textId="3E41512F" w:rsidR="00EA353D" w:rsidRDefault="00EA353D" w:rsidP="00EA353D">
      <w:pPr>
        <w:spacing w:line="360" w:lineRule="auto"/>
        <w:rPr>
          <w:ins w:id="302" w:author="Ray Liu" w:date="2019-05-21T19:29:00Z"/>
          <w:rFonts w:ascii="LMRoman10" w:hAnsi="LMRoman10"/>
          <w:sz w:val="22"/>
          <w:szCs w:val="22"/>
        </w:rPr>
      </w:pPr>
      <w:ins w:id="303" w:author="Ray Liu" w:date="2019-05-21T19:29:00Z">
        <w:r>
          <w:rPr>
            <w:rFonts w:ascii="LMRoman10" w:hAnsi="LMRoman10"/>
            <w:sz w:val="22"/>
            <w:szCs w:val="22"/>
          </w:rPr>
          <w:t>Picture below is the scatterplot of the crime predictor with trips. Every crime predictor seems to correlate to trips, so we cannot delete any of the crime predictors only depending on scatterplot.</w:t>
        </w:r>
      </w:ins>
    </w:p>
    <w:p w14:paraId="3B14C6FD" w14:textId="77777777" w:rsidR="00EA353D" w:rsidRDefault="00EA353D" w:rsidP="00EA353D">
      <w:pPr>
        <w:spacing w:line="360" w:lineRule="auto"/>
        <w:rPr>
          <w:ins w:id="304" w:author="Ray Liu" w:date="2019-05-21T19:29:00Z"/>
          <w:rFonts w:ascii="LMRoman10" w:hAnsi="LMRoman10"/>
          <w:sz w:val="22"/>
          <w:szCs w:val="22"/>
        </w:rPr>
      </w:pPr>
    </w:p>
    <w:p w14:paraId="2722A218" w14:textId="77777777" w:rsidR="00EA353D" w:rsidRDefault="00EA353D" w:rsidP="00EA353D">
      <w:pPr>
        <w:spacing w:line="360" w:lineRule="auto"/>
        <w:rPr>
          <w:ins w:id="305" w:author="Ray Liu" w:date="2019-05-21T19:29:00Z"/>
          <w:rFonts w:ascii="LMRoman10" w:hAnsi="LMRoman10"/>
          <w:sz w:val="22"/>
          <w:szCs w:val="22"/>
        </w:rPr>
      </w:pPr>
      <w:ins w:id="306" w:author="Ray Liu" w:date="2019-05-21T19:29:00Z">
        <w:r w:rsidRPr="00E7786D">
          <w:rPr>
            <w:rFonts w:ascii="LMRoman10" w:hAnsi="LMRoman10"/>
            <w:sz w:val="22"/>
            <w:szCs w:val="22"/>
          </w:rPr>
          <w:lastRenderedPageBreak/>
          <w:drawing>
            <wp:inline distT="0" distB="0" distL="0" distR="0" wp14:anchorId="3C1A4A64" wp14:editId="57A4C248">
              <wp:extent cx="5943600" cy="3712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712210"/>
                      </a:xfrm>
                      <a:prstGeom prst="rect">
                        <a:avLst/>
                      </a:prstGeom>
                    </pic:spPr>
                  </pic:pic>
                </a:graphicData>
              </a:graphic>
            </wp:inline>
          </w:drawing>
        </w:r>
      </w:ins>
    </w:p>
    <w:p w14:paraId="76B13673" w14:textId="77777777" w:rsidR="00EA353D" w:rsidRDefault="00EA353D" w:rsidP="00EA353D">
      <w:pPr>
        <w:spacing w:line="360" w:lineRule="auto"/>
        <w:rPr>
          <w:ins w:id="307" w:author="Ray Liu" w:date="2019-05-21T19:29:00Z"/>
          <w:rFonts w:ascii="LMRoman10" w:hAnsi="LMRoman10"/>
          <w:sz w:val="22"/>
          <w:szCs w:val="22"/>
        </w:rPr>
      </w:pPr>
    </w:p>
    <w:p w14:paraId="0782E1C7" w14:textId="71BCF165" w:rsidR="00EA353D" w:rsidRDefault="00EA353D" w:rsidP="00EA353D">
      <w:pPr>
        <w:pStyle w:val="NormalWeb"/>
        <w:spacing w:line="360" w:lineRule="auto"/>
        <w:rPr>
          <w:ins w:id="308" w:author="Ray Liu" w:date="2019-05-21T19:29:00Z"/>
          <w:rFonts w:ascii="LMRoman10" w:hAnsi="LMRoman10"/>
          <w:sz w:val="22"/>
          <w:szCs w:val="22"/>
        </w:rPr>
      </w:pPr>
      <w:ins w:id="309" w:author="Ray Liu" w:date="2019-05-21T19:30:00Z">
        <w:r>
          <w:rPr>
            <w:rFonts w:ascii="LMRoman10" w:hAnsi="LMRoman10"/>
            <w:sz w:val="22"/>
            <w:szCs w:val="22"/>
          </w:rPr>
          <w:t>3</w:t>
        </w:r>
      </w:ins>
      <w:ins w:id="310" w:author="Ray Liu" w:date="2019-05-21T19:29:00Z">
        <w:r>
          <w:rPr>
            <w:rFonts w:ascii="LMRoman10" w:hAnsi="LMRoman10"/>
            <w:sz w:val="22"/>
            <w:szCs w:val="22"/>
          </w:rPr>
          <w:t xml:space="preserve">.1.2 </w:t>
        </w:r>
        <w:r>
          <w:rPr>
            <w:rFonts w:ascii="LMRoman10" w:hAnsi="LMRoman10" w:hint="eastAsia"/>
            <w:sz w:val="22"/>
            <w:szCs w:val="22"/>
          </w:rPr>
          <w:t>C</w:t>
        </w:r>
        <w:r>
          <w:rPr>
            <w:rFonts w:ascii="LMRoman10" w:hAnsi="LMRoman10"/>
            <w:sz w:val="22"/>
            <w:szCs w:val="22"/>
          </w:rPr>
          <w:t>orrelation analysis</w:t>
        </w:r>
      </w:ins>
    </w:p>
    <w:p w14:paraId="0E117A41" w14:textId="55678F7B" w:rsidR="00EA353D" w:rsidRDefault="00EA353D" w:rsidP="00EA353D">
      <w:pPr>
        <w:spacing w:line="360" w:lineRule="auto"/>
        <w:rPr>
          <w:ins w:id="311" w:author="Ray Liu" w:date="2019-05-21T19:30:00Z"/>
          <w:rFonts w:ascii="LMRoman10" w:hAnsi="LMRoman10"/>
          <w:sz w:val="22"/>
          <w:szCs w:val="22"/>
        </w:rPr>
      </w:pPr>
      <w:ins w:id="312" w:author="Ray Liu" w:date="2019-05-21T19:31:00Z">
        <w:r>
          <w:rPr>
            <w:rFonts w:ascii="LMRoman10" w:hAnsi="LMRoman10"/>
            <w:sz w:val="22"/>
            <w:szCs w:val="22"/>
          </w:rPr>
          <w:t>When consider the correlation relationships, we</w:t>
        </w:r>
      </w:ins>
      <w:ins w:id="313" w:author="Ray Liu" w:date="2019-05-21T19:30:00Z">
        <w:r>
          <w:rPr>
            <w:rFonts w:ascii="LMRoman10" w:hAnsi="LMRoman10"/>
            <w:sz w:val="22"/>
            <w:szCs w:val="22"/>
          </w:rPr>
          <w:t xml:space="preserve"> t</w:t>
        </w:r>
        <w:r w:rsidRPr="0082004D">
          <w:rPr>
            <w:rFonts w:ascii="LMRoman10" w:hAnsi="LMRoman10"/>
            <w:sz w:val="22"/>
            <w:szCs w:val="22"/>
          </w:rPr>
          <w:t>ake all the eight crimes into consideration</w:t>
        </w:r>
        <w:r>
          <w:rPr>
            <w:rFonts w:ascii="LMRoman10" w:hAnsi="LMRoman10"/>
            <w:sz w:val="22"/>
            <w:szCs w:val="22"/>
          </w:rPr>
          <w:t xml:space="preserve">, </w:t>
        </w:r>
      </w:ins>
      <w:ins w:id="314" w:author="Ray Liu" w:date="2019-05-21T19:31:00Z">
        <w:r>
          <w:rPr>
            <w:rFonts w:ascii="LMRoman10" w:hAnsi="LMRoman10"/>
            <w:sz w:val="22"/>
            <w:szCs w:val="22"/>
          </w:rPr>
          <w:t xml:space="preserve">meanwhile </w:t>
        </w:r>
      </w:ins>
      <w:ins w:id="315" w:author="Ray Liu" w:date="2019-05-21T19:30:00Z">
        <w:r>
          <w:rPr>
            <w:rFonts w:ascii="LMRoman10" w:hAnsi="LMRoman10"/>
            <w:sz w:val="22"/>
            <w:szCs w:val="22"/>
          </w:rPr>
          <w:t xml:space="preserve">keep the demographic </w:t>
        </w:r>
      </w:ins>
      <w:ins w:id="316" w:author="Ray Liu" w:date="2019-05-21T19:31:00Z">
        <w:r>
          <w:rPr>
            <w:rFonts w:ascii="LMRoman10" w:hAnsi="LMRoman10"/>
            <w:sz w:val="22"/>
            <w:szCs w:val="22"/>
          </w:rPr>
          <w:t xml:space="preserve">predictors </w:t>
        </w:r>
      </w:ins>
      <w:ins w:id="317" w:author="Ray Liu" w:date="2019-05-21T19:32:00Z">
        <w:r>
          <w:rPr>
            <w:rFonts w:ascii="LMRoman10" w:hAnsi="LMRoman10"/>
            <w:sz w:val="22"/>
            <w:szCs w:val="22"/>
          </w:rPr>
          <w:t xml:space="preserve">selected </w:t>
        </w:r>
      </w:ins>
      <w:ins w:id="318" w:author="Ray Liu" w:date="2019-05-21T19:30:00Z">
        <w:r>
          <w:rPr>
            <w:rFonts w:ascii="LMRoman10" w:hAnsi="LMRoman10"/>
            <w:sz w:val="22"/>
            <w:szCs w:val="22"/>
          </w:rPr>
          <w:t>in Section two in the model</w:t>
        </w:r>
      </w:ins>
      <w:ins w:id="319" w:author="Ray Liu" w:date="2019-05-21T19:32:00Z">
        <w:r>
          <w:rPr>
            <w:rFonts w:ascii="LMRoman10" w:hAnsi="LMRoman10"/>
            <w:sz w:val="22"/>
            <w:szCs w:val="22"/>
          </w:rPr>
          <w:t>. Because there maybe correlation between crime predictors and demographic predictors.</w:t>
        </w:r>
      </w:ins>
    </w:p>
    <w:p w14:paraId="431C367B" w14:textId="1DA00B5E" w:rsidR="00EA353D" w:rsidRDefault="00EA353D" w:rsidP="00EA353D">
      <w:pPr>
        <w:pStyle w:val="NormalWeb"/>
        <w:spacing w:line="360" w:lineRule="auto"/>
        <w:rPr>
          <w:ins w:id="320" w:author="Ray Liu" w:date="2019-05-21T19:29:00Z"/>
          <w:rFonts w:ascii="LMRoman10" w:hAnsi="LMRoman10"/>
          <w:sz w:val="22"/>
          <w:szCs w:val="22"/>
        </w:rPr>
      </w:pPr>
      <w:ins w:id="321" w:author="Ray Liu" w:date="2019-05-21T19:32:00Z">
        <w:r>
          <w:rPr>
            <w:rFonts w:ascii="LMRoman10" w:hAnsi="LMRoman10"/>
            <w:sz w:val="22"/>
            <w:szCs w:val="22"/>
          </w:rPr>
          <w:t xml:space="preserve">The correlation matrix is too big to be list, so I list the </w:t>
        </w:r>
      </w:ins>
      <w:ins w:id="322" w:author="Ray Liu" w:date="2019-05-21T19:33:00Z">
        <w:r>
          <w:rPr>
            <w:rFonts w:ascii="LMRoman10" w:hAnsi="LMRoman10"/>
            <w:sz w:val="22"/>
            <w:szCs w:val="22"/>
          </w:rPr>
          <w:t>high correlated</w:t>
        </w:r>
      </w:ins>
      <w:ins w:id="323" w:author="Ray Liu" w:date="2019-05-21T19:37:00Z">
        <w:r>
          <w:rPr>
            <w:rFonts w:ascii="LMRoman10" w:hAnsi="LMRoman10"/>
            <w:sz w:val="22"/>
            <w:szCs w:val="22"/>
          </w:rPr>
          <w:t xml:space="preserve"> </w:t>
        </w:r>
      </w:ins>
      <w:ins w:id="324" w:author="Ray Liu" w:date="2019-05-21T19:33:00Z">
        <w:r>
          <w:rPr>
            <w:rFonts w:ascii="LMRoman10" w:hAnsi="LMRoman10"/>
            <w:sz w:val="22"/>
            <w:szCs w:val="22"/>
          </w:rPr>
          <w:t xml:space="preserve">predictors, excepting the correlation within the demographic predictors, which I has listed </w:t>
        </w:r>
      </w:ins>
      <w:ins w:id="325" w:author="Ray Liu" w:date="2019-05-21T19:34:00Z">
        <w:r>
          <w:rPr>
            <w:rFonts w:ascii="LMRoman10" w:hAnsi="LMRoman10"/>
            <w:sz w:val="22"/>
            <w:szCs w:val="22"/>
          </w:rPr>
          <w:t xml:space="preserve">in Section 2. </w:t>
        </w:r>
      </w:ins>
      <w:ins w:id="326" w:author="Ray Liu" w:date="2019-05-21T19:33:00Z">
        <w:r>
          <w:rPr>
            <w:rFonts w:ascii="LMRoman10" w:hAnsi="LMRoman10"/>
            <w:sz w:val="22"/>
            <w:szCs w:val="22"/>
          </w:rPr>
          <w:t xml:space="preserve"> </w:t>
        </w:r>
      </w:ins>
    </w:p>
    <w:tbl>
      <w:tblPr>
        <w:tblStyle w:val="TableGrid"/>
        <w:tblW w:w="9715" w:type="dxa"/>
        <w:tblCellSpacing w:w="7" w:type="dxa"/>
        <w:tblLayout w:type="fixed"/>
        <w:tblCellMar>
          <w:left w:w="115" w:type="dxa"/>
          <w:right w:w="115" w:type="dxa"/>
        </w:tblCellMar>
        <w:tblLook w:val="04A0" w:firstRow="1" w:lastRow="0" w:firstColumn="1" w:lastColumn="0" w:noHBand="0" w:noVBand="1"/>
        <w:tblPrChange w:id="327" w:author="Ray Liu" w:date="2019-05-21T19:56:00Z">
          <w:tblPr>
            <w:tblStyle w:val="TableGrid"/>
            <w:tblW w:w="8545" w:type="dxa"/>
            <w:tblCellSpacing w:w="7" w:type="dxa"/>
            <w:tblLayout w:type="fixed"/>
            <w:tblCellMar>
              <w:left w:w="115" w:type="dxa"/>
              <w:right w:w="115" w:type="dxa"/>
            </w:tblCellMar>
            <w:tblLook w:val="04A0" w:firstRow="1" w:lastRow="0" w:firstColumn="1" w:lastColumn="0" w:noHBand="0" w:noVBand="1"/>
          </w:tblPr>
        </w:tblPrChange>
      </w:tblPr>
      <w:tblGrid>
        <w:gridCol w:w="1435"/>
        <w:gridCol w:w="1260"/>
        <w:gridCol w:w="1170"/>
        <w:gridCol w:w="1170"/>
        <w:gridCol w:w="1260"/>
        <w:gridCol w:w="1440"/>
        <w:gridCol w:w="990"/>
        <w:gridCol w:w="990"/>
        <w:tblGridChange w:id="328">
          <w:tblGrid>
            <w:gridCol w:w="1435"/>
            <w:gridCol w:w="1260"/>
            <w:gridCol w:w="1170"/>
            <w:gridCol w:w="1170"/>
            <w:gridCol w:w="1260"/>
            <w:gridCol w:w="1440"/>
            <w:gridCol w:w="990"/>
            <w:gridCol w:w="990"/>
          </w:tblGrid>
        </w:tblGridChange>
      </w:tblGrid>
      <w:tr w:rsidR="00FD095C" w14:paraId="44F194BA" w14:textId="5881DD78" w:rsidTr="00FD095C">
        <w:trPr>
          <w:trHeight w:val="1343"/>
          <w:tblCellSpacing w:w="7" w:type="dxa"/>
          <w:ins w:id="329" w:author="Ray Liu" w:date="2019-05-21T19:29:00Z"/>
          <w:trPrChange w:id="330" w:author="Ray Liu" w:date="2019-05-21T19:56:00Z">
            <w:trPr>
              <w:trHeight w:val="1343"/>
              <w:tblCellSpacing w:w="7" w:type="dxa"/>
            </w:trPr>
          </w:trPrChange>
        </w:trPr>
        <w:tc>
          <w:tcPr>
            <w:tcW w:w="1414" w:type="dxa"/>
            <w:tcPrChange w:id="331" w:author="Ray Liu" w:date="2019-05-21T19:56:00Z">
              <w:tcPr>
                <w:tcW w:w="1414" w:type="dxa"/>
              </w:tcPr>
            </w:tcPrChange>
          </w:tcPr>
          <w:p w14:paraId="2C62E673" w14:textId="77777777" w:rsidR="00FD095C" w:rsidRDefault="00FD095C" w:rsidP="00F153B4">
            <w:pPr>
              <w:pStyle w:val="NormalWeb"/>
              <w:spacing w:line="360" w:lineRule="auto"/>
              <w:rPr>
                <w:ins w:id="332" w:author="Ray Liu" w:date="2019-05-21T19:29:00Z"/>
                <w:rFonts w:ascii="LMRoman10" w:hAnsi="LMRoman10"/>
                <w:sz w:val="22"/>
                <w:szCs w:val="22"/>
              </w:rPr>
            </w:pPr>
          </w:p>
        </w:tc>
        <w:tc>
          <w:tcPr>
            <w:tcW w:w="1246" w:type="dxa"/>
            <w:tcPrChange w:id="333" w:author="Ray Liu" w:date="2019-05-21T19:56:00Z">
              <w:tcPr>
                <w:tcW w:w="1246" w:type="dxa"/>
              </w:tcPr>
            </w:tcPrChange>
          </w:tcPr>
          <w:p w14:paraId="692F947B" w14:textId="2F70A7F4" w:rsidR="00FD095C" w:rsidRDefault="00FD095C" w:rsidP="00F153B4">
            <w:pPr>
              <w:pStyle w:val="NormalWeb"/>
              <w:spacing w:line="360" w:lineRule="auto"/>
              <w:rPr>
                <w:ins w:id="334" w:author="Ray Liu" w:date="2019-05-21T19:29:00Z"/>
                <w:rFonts w:ascii="LMRoman10" w:hAnsi="LMRoman10"/>
                <w:sz w:val="22"/>
                <w:szCs w:val="22"/>
              </w:rPr>
            </w:pPr>
            <w:ins w:id="335" w:author="Ray Liu" w:date="2019-05-21T19:29:00Z">
              <w:r>
                <w:rPr>
                  <w:rFonts w:ascii="LMRoman10" w:hAnsi="LMRoman10" w:hint="eastAsia"/>
                  <w:sz w:val="22"/>
                  <w:szCs w:val="22"/>
                </w:rPr>
                <w:t>CTA</w:t>
              </w:r>
              <w:r>
                <w:rPr>
                  <w:rFonts w:ascii="LMRoman10" w:hAnsi="LMRoman10"/>
                  <w:sz w:val="22"/>
                  <w:szCs w:val="22"/>
                </w:rPr>
                <w:t>_</w:t>
              </w:r>
            </w:ins>
            <w:ins w:id="336" w:author="Ray Liu" w:date="2019-05-21T19:36:00Z">
              <w:r>
                <w:rPr>
                  <w:rFonts w:ascii="LMRoman10" w:hAnsi="LMRoman10" w:hint="eastAsia"/>
                  <w:sz w:val="22"/>
                  <w:szCs w:val="22"/>
                </w:rPr>
                <w:t>BUS</w:t>
              </w:r>
            </w:ins>
            <w:ins w:id="337" w:author="Ray Liu" w:date="2019-05-21T19:29:00Z">
              <w:r>
                <w:rPr>
                  <w:rFonts w:ascii="LMRoman10" w:hAnsi="LMRoman10"/>
                  <w:sz w:val="22"/>
                  <w:szCs w:val="22"/>
                </w:rPr>
                <w:t>_STATIONS</w:t>
              </w:r>
            </w:ins>
          </w:p>
        </w:tc>
        <w:tc>
          <w:tcPr>
            <w:tcW w:w="1156" w:type="dxa"/>
            <w:tcPrChange w:id="338" w:author="Ray Liu" w:date="2019-05-21T19:56:00Z">
              <w:tcPr>
                <w:tcW w:w="1170" w:type="dxa"/>
              </w:tcPr>
            </w:tcPrChange>
          </w:tcPr>
          <w:p w14:paraId="5906F275" w14:textId="5D65CFF1" w:rsidR="00FD095C" w:rsidRDefault="00FD095C" w:rsidP="00F153B4">
            <w:pPr>
              <w:pStyle w:val="NormalWeb"/>
              <w:spacing w:line="360" w:lineRule="auto"/>
              <w:rPr>
                <w:ins w:id="339" w:author="Ray Liu" w:date="2019-05-21T19:56:00Z"/>
                <w:rFonts w:ascii="LMRoman10" w:hAnsi="LMRoman10"/>
                <w:sz w:val="22"/>
                <w:szCs w:val="22"/>
              </w:rPr>
            </w:pPr>
            <w:ins w:id="340" w:author="Ray Liu" w:date="2019-05-21T19:56:00Z">
              <w:r>
                <w:rPr>
                  <w:rFonts w:ascii="LMRoman10" w:hAnsi="LMRoman10"/>
                  <w:sz w:val="22"/>
                  <w:szCs w:val="22"/>
                </w:rPr>
                <w:t>CTA_TRAIN_STATIONS</w:t>
              </w:r>
            </w:ins>
          </w:p>
        </w:tc>
        <w:tc>
          <w:tcPr>
            <w:tcW w:w="1156" w:type="dxa"/>
            <w:tcPrChange w:id="341" w:author="Ray Liu" w:date="2019-05-21T19:56:00Z">
              <w:tcPr>
                <w:tcW w:w="1156" w:type="dxa"/>
              </w:tcPr>
            </w:tcPrChange>
          </w:tcPr>
          <w:p w14:paraId="61601031" w14:textId="2C552205" w:rsidR="00FD095C" w:rsidRDefault="00FD095C" w:rsidP="00F153B4">
            <w:pPr>
              <w:pStyle w:val="NormalWeb"/>
              <w:spacing w:line="360" w:lineRule="auto"/>
              <w:rPr>
                <w:ins w:id="342" w:author="Ray Liu" w:date="2019-05-21T19:29:00Z"/>
                <w:rFonts w:ascii="LMRoman10" w:hAnsi="LMRoman10"/>
                <w:sz w:val="22"/>
                <w:szCs w:val="22"/>
              </w:rPr>
            </w:pPr>
            <w:ins w:id="343" w:author="Ray Liu" w:date="2019-05-21T19:39:00Z">
              <w:r>
                <w:rPr>
                  <w:rFonts w:ascii="LMRoman10" w:hAnsi="LMRoman10"/>
                  <w:sz w:val="22"/>
                  <w:szCs w:val="22"/>
                </w:rPr>
                <w:t>ASSAULT</w:t>
              </w:r>
            </w:ins>
          </w:p>
        </w:tc>
        <w:tc>
          <w:tcPr>
            <w:tcW w:w="1246" w:type="dxa"/>
            <w:tcPrChange w:id="344" w:author="Ray Liu" w:date="2019-05-21T19:56:00Z">
              <w:tcPr>
                <w:tcW w:w="1246" w:type="dxa"/>
              </w:tcPr>
            </w:tcPrChange>
          </w:tcPr>
          <w:p w14:paraId="3D5A1C04" w14:textId="7D337ED1" w:rsidR="00FD095C" w:rsidRDefault="00FD095C" w:rsidP="00F153B4">
            <w:pPr>
              <w:pStyle w:val="NormalWeb"/>
              <w:spacing w:line="360" w:lineRule="auto"/>
              <w:rPr>
                <w:ins w:id="345" w:author="Ray Liu" w:date="2019-05-21T19:29:00Z"/>
                <w:rFonts w:ascii="LMRoman10" w:hAnsi="LMRoman10"/>
                <w:sz w:val="22"/>
                <w:szCs w:val="22"/>
              </w:rPr>
            </w:pPr>
            <w:ins w:id="346" w:author="Ray Liu" w:date="2019-05-21T19:41:00Z">
              <w:r>
                <w:rPr>
                  <w:rFonts w:ascii="LMRoman10" w:hAnsi="LMRoman10"/>
                  <w:sz w:val="22"/>
                  <w:szCs w:val="22"/>
                </w:rPr>
                <w:t>BATTERY</w:t>
              </w:r>
            </w:ins>
          </w:p>
        </w:tc>
        <w:tc>
          <w:tcPr>
            <w:tcW w:w="1426" w:type="dxa"/>
            <w:tcPrChange w:id="347" w:author="Ray Liu" w:date="2019-05-21T19:56:00Z">
              <w:tcPr>
                <w:tcW w:w="1426" w:type="dxa"/>
              </w:tcPr>
            </w:tcPrChange>
          </w:tcPr>
          <w:p w14:paraId="17046BFD" w14:textId="2464B597" w:rsidR="00FD095C" w:rsidRDefault="00FD095C" w:rsidP="00F153B4">
            <w:pPr>
              <w:pStyle w:val="NormalWeb"/>
              <w:spacing w:line="360" w:lineRule="auto"/>
              <w:rPr>
                <w:ins w:id="348" w:author="Ray Liu" w:date="2019-05-21T19:43:00Z"/>
                <w:rFonts w:ascii="LMRoman10" w:hAnsi="LMRoman10"/>
                <w:sz w:val="22"/>
                <w:szCs w:val="22"/>
              </w:rPr>
            </w:pPr>
            <w:ins w:id="349" w:author="Ray Liu" w:date="2019-05-21T19:43:00Z">
              <w:r>
                <w:rPr>
                  <w:rFonts w:ascii="LMRoman10" w:hAnsi="LMRoman10"/>
                  <w:sz w:val="22"/>
                  <w:szCs w:val="22"/>
                </w:rPr>
                <w:t>DECEPTIVE_PRACTICE</w:t>
              </w:r>
            </w:ins>
          </w:p>
        </w:tc>
        <w:tc>
          <w:tcPr>
            <w:tcW w:w="976" w:type="dxa"/>
            <w:tcPrChange w:id="350" w:author="Ray Liu" w:date="2019-05-21T19:56:00Z">
              <w:tcPr>
                <w:tcW w:w="976" w:type="dxa"/>
              </w:tcPr>
            </w:tcPrChange>
          </w:tcPr>
          <w:p w14:paraId="66C16B3A" w14:textId="6ABC6EA7" w:rsidR="00FD095C" w:rsidRDefault="00FD095C" w:rsidP="00F153B4">
            <w:pPr>
              <w:pStyle w:val="NormalWeb"/>
              <w:spacing w:line="360" w:lineRule="auto"/>
              <w:rPr>
                <w:ins w:id="351" w:author="Ray Liu" w:date="2019-05-21T19:48:00Z"/>
                <w:rFonts w:ascii="LMRoman10" w:hAnsi="LMRoman10"/>
                <w:sz w:val="22"/>
                <w:szCs w:val="22"/>
              </w:rPr>
            </w:pPr>
            <w:ins w:id="352" w:author="Ray Liu" w:date="2019-05-21T19:48:00Z">
              <w:r>
                <w:rPr>
                  <w:rFonts w:ascii="LMRoman10" w:hAnsi="LMRoman10"/>
                  <w:sz w:val="22"/>
                  <w:szCs w:val="22"/>
                </w:rPr>
                <w:t>THEFT</w:t>
              </w:r>
            </w:ins>
          </w:p>
        </w:tc>
        <w:tc>
          <w:tcPr>
            <w:tcW w:w="969" w:type="dxa"/>
            <w:tcPrChange w:id="353" w:author="Ray Liu" w:date="2019-05-21T19:56:00Z">
              <w:tcPr>
                <w:tcW w:w="969" w:type="dxa"/>
              </w:tcPr>
            </w:tcPrChange>
          </w:tcPr>
          <w:p w14:paraId="7A3AF94A" w14:textId="3B713040" w:rsidR="00FD095C" w:rsidRDefault="00FD095C" w:rsidP="00F153B4">
            <w:pPr>
              <w:pStyle w:val="NormalWeb"/>
              <w:spacing w:line="360" w:lineRule="auto"/>
              <w:rPr>
                <w:ins w:id="354" w:author="Ray Liu" w:date="2019-05-21T19:55:00Z"/>
                <w:rFonts w:ascii="LMRoman10" w:hAnsi="LMRoman10"/>
                <w:sz w:val="22"/>
                <w:szCs w:val="22"/>
              </w:rPr>
            </w:pPr>
            <w:ins w:id="355" w:author="Ray Liu" w:date="2019-05-21T19:55:00Z">
              <w:r>
                <w:rPr>
                  <w:rFonts w:ascii="LMRoman10" w:hAnsi="LMRoman10"/>
                  <w:sz w:val="22"/>
                  <w:szCs w:val="22"/>
                </w:rPr>
                <w:t>avgbf</w:t>
              </w:r>
            </w:ins>
          </w:p>
          <w:p w14:paraId="091A1F8F" w14:textId="39F80094" w:rsidR="00FD095C" w:rsidRDefault="00FD095C" w:rsidP="00F153B4">
            <w:pPr>
              <w:pStyle w:val="NormalWeb"/>
              <w:spacing w:line="360" w:lineRule="auto"/>
              <w:rPr>
                <w:ins w:id="356" w:author="Ray Liu" w:date="2019-05-21T19:50:00Z"/>
                <w:rFonts w:ascii="LMRoman10" w:hAnsi="LMRoman10"/>
                <w:sz w:val="22"/>
                <w:szCs w:val="22"/>
              </w:rPr>
            </w:pPr>
            <w:ins w:id="357" w:author="Ray Liu" w:date="2019-05-21T19:55:00Z">
              <w:r>
                <w:rPr>
                  <w:rFonts w:ascii="LMRoman10" w:hAnsi="LMRoman10"/>
                  <w:sz w:val="22"/>
                  <w:szCs w:val="22"/>
                </w:rPr>
                <w:t>(CBD)</w:t>
              </w:r>
            </w:ins>
          </w:p>
        </w:tc>
      </w:tr>
      <w:tr w:rsidR="00FD095C" w14:paraId="15212001" w14:textId="4A39780E" w:rsidTr="00FD095C">
        <w:trPr>
          <w:trHeight w:val="380"/>
          <w:tblCellSpacing w:w="7" w:type="dxa"/>
          <w:ins w:id="358" w:author="Ray Liu" w:date="2019-05-21T19:29:00Z"/>
          <w:trPrChange w:id="359" w:author="Ray Liu" w:date="2019-05-21T19:56:00Z">
            <w:trPr>
              <w:trHeight w:val="380"/>
              <w:tblCellSpacing w:w="7" w:type="dxa"/>
            </w:trPr>
          </w:trPrChange>
        </w:trPr>
        <w:tc>
          <w:tcPr>
            <w:tcW w:w="1414" w:type="dxa"/>
            <w:tcPrChange w:id="360" w:author="Ray Liu" w:date="2019-05-21T19:56:00Z">
              <w:tcPr>
                <w:tcW w:w="1414" w:type="dxa"/>
              </w:tcPr>
            </w:tcPrChange>
          </w:tcPr>
          <w:p w14:paraId="02E38428" w14:textId="538387F5" w:rsidR="00FD095C" w:rsidRDefault="00FD095C" w:rsidP="00F153B4">
            <w:pPr>
              <w:pStyle w:val="NormalWeb"/>
              <w:spacing w:line="360" w:lineRule="auto"/>
              <w:rPr>
                <w:ins w:id="361" w:author="Ray Liu" w:date="2019-05-21T19:29:00Z"/>
                <w:rFonts w:ascii="LMRoman10" w:hAnsi="LMRoman10"/>
                <w:sz w:val="22"/>
                <w:szCs w:val="22"/>
              </w:rPr>
            </w:pPr>
            <w:ins w:id="362" w:author="Ray Liu" w:date="2019-05-21T19:36:00Z">
              <w:r>
                <w:rPr>
                  <w:rFonts w:ascii="LMRoman10" w:hAnsi="LMRoman10"/>
                  <w:sz w:val="22"/>
                  <w:szCs w:val="22"/>
                </w:rPr>
                <w:t>ASSAULT</w:t>
              </w:r>
            </w:ins>
          </w:p>
        </w:tc>
        <w:tc>
          <w:tcPr>
            <w:tcW w:w="1246" w:type="dxa"/>
            <w:tcPrChange w:id="363" w:author="Ray Liu" w:date="2019-05-21T19:56:00Z">
              <w:tcPr>
                <w:tcW w:w="1246" w:type="dxa"/>
              </w:tcPr>
            </w:tcPrChange>
          </w:tcPr>
          <w:p w14:paraId="6D51AB2D" w14:textId="6A0A30CE" w:rsidR="00FD095C" w:rsidRDefault="00FD095C" w:rsidP="00F153B4">
            <w:pPr>
              <w:pStyle w:val="NormalWeb"/>
              <w:spacing w:line="360" w:lineRule="auto"/>
              <w:rPr>
                <w:ins w:id="364" w:author="Ray Liu" w:date="2019-05-21T19:29:00Z"/>
                <w:rFonts w:ascii="LMRoman10" w:hAnsi="LMRoman10"/>
                <w:sz w:val="22"/>
                <w:szCs w:val="22"/>
              </w:rPr>
            </w:pPr>
            <w:ins w:id="365" w:author="Ray Liu" w:date="2019-05-21T19:29:00Z">
              <w:r>
                <w:rPr>
                  <w:rFonts w:ascii="LMRoman10" w:hAnsi="LMRoman10"/>
                  <w:sz w:val="22"/>
                  <w:szCs w:val="22"/>
                </w:rPr>
                <w:t>0.</w:t>
              </w:r>
            </w:ins>
            <w:ins w:id="366" w:author="Ray Liu" w:date="2019-05-21T19:38:00Z">
              <w:r>
                <w:rPr>
                  <w:rFonts w:ascii="LMRoman10" w:hAnsi="LMRoman10"/>
                  <w:sz w:val="22"/>
                  <w:szCs w:val="22"/>
                </w:rPr>
                <w:t>7423</w:t>
              </w:r>
            </w:ins>
          </w:p>
        </w:tc>
        <w:tc>
          <w:tcPr>
            <w:tcW w:w="1156" w:type="dxa"/>
            <w:tcPrChange w:id="367" w:author="Ray Liu" w:date="2019-05-21T19:56:00Z">
              <w:tcPr>
                <w:tcW w:w="1170" w:type="dxa"/>
              </w:tcPr>
            </w:tcPrChange>
          </w:tcPr>
          <w:p w14:paraId="0C1E4588" w14:textId="77777777" w:rsidR="00FD095C" w:rsidRDefault="00FD095C" w:rsidP="00F153B4">
            <w:pPr>
              <w:pStyle w:val="NormalWeb"/>
              <w:spacing w:line="360" w:lineRule="auto"/>
              <w:rPr>
                <w:ins w:id="368" w:author="Ray Liu" w:date="2019-05-21T19:56:00Z"/>
                <w:rFonts w:ascii="LMRoman10" w:hAnsi="LMRoman10"/>
                <w:sz w:val="22"/>
                <w:szCs w:val="22"/>
              </w:rPr>
            </w:pPr>
          </w:p>
        </w:tc>
        <w:tc>
          <w:tcPr>
            <w:tcW w:w="1156" w:type="dxa"/>
            <w:tcPrChange w:id="369" w:author="Ray Liu" w:date="2019-05-21T19:56:00Z">
              <w:tcPr>
                <w:tcW w:w="1156" w:type="dxa"/>
              </w:tcPr>
            </w:tcPrChange>
          </w:tcPr>
          <w:p w14:paraId="7120C379" w14:textId="7A9047C5" w:rsidR="00FD095C" w:rsidRDefault="00FD095C" w:rsidP="00F153B4">
            <w:pPr>
              <w:pStyle w:val="NormalWeb"/>
              <w:spacing w:line="360" w:lineRule="auto"/>
              <w:rPr>
                <w:ins w:id="370" w:author="Ray Liu" w:date="2019-05-21T19:29:00Z"/>
                <w:rFonts w:ascii="LMRoman10" w:hAnsi="LMRoman10"/>
                <w:sz w:val="22"/>
                <w:szCs w:val="22"/>
              </w:rPr>
            </w:pPr>
            <w:ins w:id="371" w:author="Ray Liu" w:date="2019-05-21T19:29:00Z">
              <w:r>
                <w:rPr>
                  <w:rFonts w:ascii="LMRoman10" w:hAnsi="LMRoman10"/>
                  <w:sz w:val="22"/>
                  <w:szCs w:val="22"/>
                </w:rPr>
                <w:t>1</w:t>
              </w:r>
            </w:ins>
          </w:p>
        </w:tc>
        <w:tc>
          <w:tcPr>
            <w:tcW w:w="1246" w:type="dxa"/>
            <w:tcPrChange w:id="372" w:author="Ray Liu" w:date="2019-05-21T19:56:00Z">
              <w:tcPr>
                <w:tcW w:w="1246" w:type="dxa"/>
              </w:tcPr>
            </w:tcPrChange>
          </w:tcPr>
          <w:p w14:paraId="10F7FFE8" w14:textId="37118EC2" w:rsidR="00FD095C" w:rsidRDefault="00FD095C" w:rsidP="00F153B4">
            <w:pPr>
              <w:pStyle w:val="NormalWeb"/>
              <w:spacing w:line="360" w:lineRule="auto"/>
              <w:rPr>
                <w:ins w:id="373" w:author="Ray Liu" w:date="2019-05-21T19:29:00Z"/>
                <w:rFonts w:ascii="LMRoman10" w:hAnsi="LMRoman10"/>
                <w:sz w:val="22"/>
                <w:szCs w:val="22"/>
              </w:rPr>
            </w:pPr>
            <w:ins w:id="374" w:author="Ray Liu" w:date="2019-05-21T19:29:00Z">
              <w:r>
                <w:rPr>
                  <w:rFonts w:ascii="LMRoman10" w:hAnsi="LMRoman10"/>
                  <w:sz w:val="22"/>
                  <w:szCs w:val="22"/>
                </w:rPr>
                <w:t>0.9</w:t>
              </w:r>
            </w:ins>
            <w:ins w:id="375" w:author="Ray Liu" w:date="2019-05-21T19:41:00Z">
              <w:r>
                <w:rPr>
                  <w:rFonts w:ascii="LMRoman10" w:hAnsi="LMRoman10"/>
                  <w:sz w:val="22"/>
                  <w:szCs w:val="22"/>
                </w:rPr>
                <w:t>5</w:t>
              </w:r>
            </w:ins>
          </w:p>
        </w:tc>
        <w:tc>
          <w:tcPr>
            <w:tcW w:w="1426" w:type="dxa"/>
            <w:tcPrChange w:id="376" w:author="Ray Liu" w:date="2019-05-21T19:56:00Z">
              <w:tcPr>
                <w:tcW w:w="1426" w:type="dxa"/>
              </w:tcPr>
            </w:tcPrChange>
          </w:tcPr>
          <w:p w14:paraId="2B8E44C4" w14:textId="77777777" w:rsidR="00FD095C" w:rsidRDefault="00FD095C" w:rsidP="00F153B4">
            <w:pPr>
              <w:pStyle w:val="NormalWeb"/>
              <w:spacing w:line="360" w:lineRule="auto"/>
              <w:rPr>
                <w:ins w:id="377" w:author="Ray Liu" w:date="2019-05-21T19:43:00Z"/>
                <w:rFonts w:ascii="LMRoman10" w:hAnsi="LMRoman10"/>
                <w:sz w:val="22"/>
                <w:szCs w:val="22"/>
              </w:rPr>
            </w:pPr>
          </w:p>
        </w:tc>
        <w:tc>
          <w:tcPr>
            <w:tcW w:w="976" w:type="dxa"/>
            <w:tcPrChange w:id="378" w:author="Ray Liu" w:date="2019-05-21T19:56:00Z">
              <w:tcPr>
                <w:tcW w:w="976" w:type="dxa"/>
              </w:tcPr>
            </w:tcPrChange>
          </w:tcPr>
          <w:p w14:paraId="741E5885" w14:textId="77777777" w:rsidR="00FD095C" w:rsidRDefault="00FD095C" w:rsidP="00F153B4">
            <w:pPr>
              <w:pStyle w:val="NormalWeb"/>
              <w:spacing w:line="360" w:lineRule="auto"/>
              <w:rPr>
                <w:ins w:id="379" w:author="Ray Liu" w:date="2019-05-21T19:48:00Z"/>
                <w:rFonts w:ascii="LMRoman10" w:hAnsi="LMRoman10"/>
                <w:sz w:val="22"/>
                <w:szCs w:val="22"/>
              </w:rPr>
            </w:pPr>
          </w:p>
        </w:tc>
        <w:tc>
          <w:tcPr>
            <w:tcW w:w="969" w:type="dxa"/>
            <w:tcPrChange w:id="380" w:author="Ray Liu" w:date="2019-05-21T19:56:00Z">
              <w:tcPr>
                <w:tcW w:w="969" w:type="dxa"/>
              </w:tcPr>
            </w:tcPrChange>
          </w:tcPr>
          <w:p w14:paraId="19BF9964" w14:textId="77777777" w:rsidR="00FD095C" w:rsidRDefault="00FD095C" w:rsidP="00F153B4">
            <w:pPr>
              <w:pStyle w:val="NormalWeb"/>
              <w:spacing w:line="360" w:lineRule="auto"/>
              <w:rPr>
                <w:ins w:id="381" w:author="Ray Liu" w:date="2019-05-21T19:50:00Z"/>
                <w:rFonts w:ascii="LMRoman10" w:hAnsi="LMRoman10"/>
                <w:sz w:val="22"/>
                <w:szCs w:val="22"/>
              </w:rPr>
            </w:pPr>
          </w:p>
        </w:tc>
      </w:tr>
      <w:tr w:rsidR="00FD095C" w14:paraId="7A7A7E0E" w14:textId="666C3ECF" w:rsidTr="00FD095C">
        <w:trPr>
          <w:trHeight w:val="380"/>
          <w:tblCellSpacing w:w="7" w:type="dxa"/>
          <w:ins w:id="382" w:author="Ray Liu" w:date="2019-05-21T19:29:00Z"/>
          <w:trPrChange w:id="383" w:author="Ray Liu" w:date="2019-05-21T19:56:00Z">
            <w:trPr>
              <w:trHeight w:val="380"/>
              <w:tblCellSpacing w:w="7" w:type="dxa"/>
            </w:trPr>
          </w:trPrChange>
        </w:trPr>
        <w:tc>
          <w:tcPr>
            <w:tcW w:w="1414" w:type="dxa"/>
            <w:tcPrChange w:id="384" w:author="Ray Liu" w:date="2019-05-21T19:56:00Z">
              <w:tcPr>
                <w:tcW w:w="1414" w:type="dxa"/>
              </w:tcPr>
            </w:tcPrChange>
          </w:tcPr>
          <w:p w14:paraId="32D58D19" w14:textId="24C7DF06" w:rsidR="00FD095C" w:rsidRDefault="00FD095C" w:rsidP="00F153B4">
            <w:pPr>
              <w:pStyle w:val="NormalWeb"/>
              <w:spacing w:line="360" w:lineRule="auto"/>
              <w:rPr>
                <w:ins w:id="385" w:author="Ray Liu" w:date="2019-05-21T19:29:00Z"/>
                <w:rFonts w:ascii="LMRoman10" w:hAnsi="LMRoman10"/>
                <w:sz w:val="22"/>
                <w:szCs w:val="22"/>
              </w:rPr>
            </w:pPr>
            <w:ins w:id="386" w:author="Ray Liu" w:date="2019-05-21T19:36:00Z">
              <w:r>
                <w:rPr>
                  <w:rFonts w:ascii="LMRoman10" w:hAnsi="LMRoman10"/>
                  <w:sz w:val="22"/>
                  <w:szCs w:val="22"/>
                </w:rPr>
                <w:t>BATTERY</w:t>
              </w:r>
            </w:ins>
          </w:p>
        </w:tc>
        <w:tc>
          <w:tcPr>
            <w:tcW w:w="1246" w:type="dxa"/>
            <w:tcPrChange w:id="387" w:author="Ray Liu" w:date="2019-05-21T19:56:00Z">
              <w:tcPr>
                <w:tcW w:w="1246" w:type="dxa"/>
              </w:tcPr>
            </w:tcPrChange>
          </w:tcPr>
          <w:p w14:paraId="4592BD8A" w14:textId="25C58BC1" w:rsidR="00FD095C" w:rsidRDefault="00FD095C" w:rsidP="00F153B4">
            <w:pPr>
              <w:pStyle w:val="NormalWeb"/>
              <w:spacing w:line="360" w:lineRule="auto"/>
              <w:rPr>
                <w:ins w:id="388" w:author="Ray Liu" w:date="2019-05-21T19:29:00Z"/>
                <w:rFonts w:ascii="LMRoman10" w:hAnsi="LMRoman10"/>
                <w:sz w:val="22"/>
                <w:szCs w:val="22"/>
              </w:rPr>
            </w:pPr>
            <w:ins w:id="389" w:author="Ray Liu" w:date="2019-05-21T19:29:00Z">
              <w:r>
                <w:rPr>
                  <w:rFonts w:ascii="LMRoman10" w:hAnsi="LMRoman10"/>
                  <w:sz w:val="22"/>
                  <w:szCs w:val="22"/>
                </w:rPr>
                <w:t>0.</w:t>
              </w:r>
            </w:ins>
            <w:ins w:id="390" w:author="Ray Liu" w:date="2019-05-21T19:38:00Z">
              <w:r>
                <w:rPr>
                  <w:rFonts w:ascii="LMRoman10" w:hAnsi="LMRoman10"/>
                  <w:sz w:val="22"/>
                  <w:szCs w:val="22"/>
                </w:rPr>
                <w:t>7480</w:t>
              </w:r>
            </w:ins>
          </w:p>
        </w:tc>
        <w:tc>
          <w:tcPr>
            <w:tcW w:w="1156" w:type="dxa"/>
            <w:tcPrChange w:id="391" w:author="Ray Liu" w:date="2019-05-21T19:56:00Z">
              <w:tcPr>
                <w:tcW w:w="1170" w:type="dxa"/>
              </w:tcPr>
            </w:tcPrChange>
          </w:tcPr>
          <w:p w14:paraId="39FF3CD2" w14:textId="77777777" w:rsidR="00FD095C" w:rsidRDefault="00FD095C" w:rsidP="00F153B4">
            <w:pPr>
              <w:pStyle w:val="NormalWeb"/>
              <w:spacing w:line="360" w:lineRule="auto"/>
              <w:rPr>
                <w:ins w:id="392" w:author="Ray Liu" w:date="2019-05-21T19:56:00Z"/>
                <w:rFonts w:ascii="LMRoman10" w:hAnsi="LMRoman10"/>
                <w:sz w:val="22"/>
                <w:szCs w:val="22"/>
              </w:rPr>
            </w:pPr>
          </w:p>
        </w:tc>
        <w:tc>
          <w:tcPr>
            <w:tcW w:w="1156" w:type="dxa"/>
            <w:tcPrChange w:id="393" w:author="Ray Liu" w:date="2019-05-21T19:56:00Z">
              <w:tcPr>
                <w:tcW w:w="1156" w:type="dxa"/>
              </w:tcPr>
            </w:tcPrChange>
          </w:tcPr>
          <w:p w14:paraId="297E3F96" w14:textId="005E3AB7" w:rsidR="00FD095C" w:rsidRDefault="00FD095C" w:rsidP="00F153B4">
            <w:pPr>
              <w:pStyle w:val="NormalWeb"/>
              <w:spacing w:line="360" w:lineRule="auto"/>
              <w:rPr>
                <w:ins w:id="394" w:author="Ray Liu" w:date="2019-05-21T19:29:00Z"/>
                <w:rFonts w:ascii="LMRoman10" w:hAnsi="LMRoman10"/>
                <w:sz w:val="22"/>
                <w:szCs w:val="22"/>
              </w:rPr>
            </w:pPr>
            <w:ins w:id="395" w:author="Ray Liu" w:date="2019-05-21T19:29:00Z">
              <w:r>
                <w:rPr>
                  <w:rFonts w:ascii="LMRoman10" w:hAnsi="LMRoman10"/>
                  <w:sz w:val="22"/>
                  <w:szCs w:val="22"/>
                </w:rPr>
                <w:t>0.</w:t>
              </w:r>
            </w:ins>
            <w:ins w:id="396" w:author="Ray Liu" w:date="2019-05-21T19:39:00Z">
              <w:r>
                <w:rPr>
                  <w:rFonts w:ascii="LMRoman10" w:hAnsi="LMRoman10"/>
                  <w:sz w:val="22"/>
                  <w:szCs w:val="22"/>
                </w:rPr>
                <w:t>95</w:t>
              </w:r>
            </w:ins>
          </w:p>
        </w:tc>
        <w:tc>
          <w:tcPr>
            <w:tcW w:w="1246" w:type="dxa"/>
            <w:tcPrChange w:id="397" w:author="Ray Liu" w:date="2019-05-21T19:56:00Z">
              <w:tcPr>
                <w:tcW w:w="1246" w:type="dxa"/>
              </w:tcPr>
            </w:tcPrChange>
          </w:tcPr>
          <w:p w14:paraId="6B5A18E8" w14:textId="52F51D65" w:rsidR="00FD095C" w:rsidRDefault="00FD095C" w:rsidP="00F153B4">
            <w:pPr>
              <w:pStyle w:val="NormalWeb"/>
              <w:spacing w:line="360" w:lineRule="auto"/>
              <w:rPr>
                <w:ins w:id="398" w:author="Ray Liu" w:date="2019-05-21T19:29:00Z"/>
                <w:rFonts w:ascii="LMRoman10" w:hAnsi="LMRoman10"/>
                <w:sz w:val="22"/>
                <w:szCs w:val="22"/>
              </w:rPr>
            </w:pPr>
            <w:ins w:id="399" w:author="Ray Liu" w:date="2019-05-21T19:41:00Z">
              <w:r>
                <w:rPr>
                  <w:rFonts w:ascii="LMRoman10" w:hAnsi="LMRoman10"/>
                  <w:sz w:val="22"/>
                  <w:szCs w:val="22"/>
                </w:rPr>
                <w:t>1</w:t>
              </w:r>
            </w:ins>
          </w:p>
        </w:tc>
        <w:tc>
          <w:tcPr>
            <w:tcW w:w="1426" w:type="dxa"/>
            <w:tcPrChange w:id="400" w:author="Ray Liu" w:date="2019-05-21T19:56:00Z">
              <w:tcPr>
                <w:tcW w:w="1426" w:type="dxa"/>
              </w:tcPr>
            </w:tcPrChange>
          </w:tcPr>
          <w:p w14:paraId="32A908DA" w14:textId="77777777" w:rsidR="00FD095C" w:rsidRDefault="00FD095C" w:rsidP="00F153B4">
            <w:pPr>
              <w:pStyle w:val="NormalWeb"/>
              <w:spacing w:line="360" w:lineRule="auto"/>
              <w:rPr>
                <w:ins w:id="401" w:author="Ray Liu" w:date="2019-05-21T19:43:00Z"/>
                <w:rFonts w:ascii="LMRoman10" w:hAnsi="LMRoman10"/>
                <w:sz w:val="22"/>
                <w:szCs w:val="22"/>
              </w:rPr>
            </w:pPr>
          </w:p>
        </w:tc>
        <w:tc>
          <w:tcPr>
            <w:tcW w:w="976" w:type="dxa"/>
            <w:tcPrChange w:id="402" w:author="Ray Liu" w:date="2019-05-21T19:56:00Z">
              <w:tcPr>
                <w:tcW w:w="976" w:type="dxa"/>
              </w:tcPr>
            </w:tcPrChange>
          </w:tcPr>
          <w:p w14:paraId="1264A304" w14:textId="77777777" w:rsidR="00FD095C" w:rsidRDefault="00FD095C" w:rsidP="00F153B4">
            <w:pPr>
              <w:pStyle w:val="NormalWeb"/>
              <w:spacing w:line="360" w:lineRule="auto"/>
              <w:rPr>
                <w:ins w:id="403" w:author="Ray Liu" w:date="2019-05-21T19:48:00Z"/>
                <w:rFonts w:ascii="LMRoman10" w:hAnsi="LMRoman10"/>
                <w:sz w:val="22"/>
                <w:szCs w:val="22"/>
              </w:rPr>
            </w:pPr>
          </w:p>
        </w:tc>
        <w:tc>
          <w:tcPr>
            <w:tcW w:w="969" w:type="dxa"/>
            <w:tcPrChange w:id="404" w:author="Ray Liu" w:date="2019-05-21T19:56:00Z">
              <w:tcPr>
                <w:tcW w:w="969" w:type="dxa"/>
              </w:tcPr>
            </w:tcPrChange>
          </w:tcPr>
          <w:p w14:paraId="61B26EDA" w14:textId="77777777" w:rsidR="00FD095C" w:rsidRDefault="00FD095C" w:rsidP="00F153B4">
            <w:pPr>
              <w:pStyle w:val="NormalWeb"/>
              <w:spacing w:line="360" w:lineRule="auto"/>
              <w:rPr>
                <w:ins w:id="405" w:author="Ray Liu" w:date="2019-05-21T19:50:00Z"/>
                <w:rFonts w:ascii="LMRoman10" w:hAnsi="LMRoman10"/>
                <w:sz w:val="22"/>
                <w:szCs w:val="22"/>
              </w:rPr>
            </w:pPr>
          </w:p>
        </w:tc>
      </w:tr>
      <w:tr w:rsidR="00FD095C" w14:paraId="4024110A" w14:textId="1553915E" w:rsidTr="00FD095C">
        <w:trPr>
          <w:trHeight w:val="761"/>
          <w:tblCellSpacing w:w="7" w:type="dxa"/>
          <w:ins w:id="406" w:author="Ray Liu" w:date="2019-05-21T19:29:00Z"/>
          <w:trPrChange w:id="407" w:author="Ray Liu" w:date="2019-05-21T19:56:00Z">
            <w:trPr>
              <w:trHeight w:val="761"/>
              <w:tblCellSpacing w:w="7" w:type="dxa"/>
            </w:trPr>
          </w:trPrChange>
        </w:trPr>
        <w:tc>
          <w:tcPr>
            <w:tcW w:w="1414" w:type="dxa"/>
            <w:tcPrChange w:id="408" w:author="Ray Liu" w:date="2019-05-21T19:56:00Z">
              <w:tcPr>
                <w:tcW w:w="1414" w:type="dxa"/>
              </w:tcPr>
            </w:tcPrChange>
          </w:tcPr>
          <w:p w14:paraId="4842D001" w14:textId="062F812B" w:rsidR="00FD095C" w:rsidRDefault="00FD095C" w:rsidP="00F153B4">
            <w:pPr>
              <w:pStyle w:val="NormalWeb"/>
              <w:spacing w:line="360" w:lineRule="auto"/>
              <w:rPr>
                <w:ins w:id="409" w:author="Ray Liu" w:date="2019-05-21T19:29:00Z"/>
                <w:rFonts w:ascii="LMRoman10" w:hAnsi="LMRoman10"/>
                <w:sz w:val="22"/>
                <w:szCs w:val="22"/>
              </w:rPr>
            </w:pPr>
            <w:ins w:id="410" w:author="Ray Liu" w:date="2019-05-21T19:36:00Z">
              <w:r>
                <w:rPr>
                  <w:rFonts w:ascii="LMRoman10" w:hAnsi="LMRoman10"/>
                  <w:sz w:val="22"/>
                  <w:szCs w:val="22"/>
                </w:rPr>
                <w:t>DECEPTIVE_PRACTICE</w:t>
              </w:r>
            </w:ins>
          </w:p>
        </w:tc>
        <w:tc>
          <w:tcPr>
            <w:tcW w:w="1246" w:type="dxa"/>
            <w:tcPrChange w:id="411" w:author="Ray Liu" w:date="2019-05-21T19:56:00Z">
              <w:tcPr>
                <w:tcW w:w="1246" w:type="dxa"/>
              </w:tcPr>
            </w:tcPrChange>
          </w:tcPr>
          <w:p w14:paraId="46328603" w14:textId="4506EB42" w:rsidR="00FD095C" w:rsidRDefault="00FD095C" w:rsidP="00F153B4">
            <w:pPr>
              <w:pStyle w:val="NormalWeb"/>
              <w:spacing w:line="360" w:lineRule="auto"/>
              <w:rPr>
                <w:ins w:id="412" w:author="Ray Liu" w:date="2019-05-21T19:29:00Z"/>
                <w:rFonts w:ascii="LMRoman10" w:hAnsi="LMRoman10"/>
                <w:sz w:val="22"/>
                <w:szCs w:val="22"/>
              </w:rPr>
            </w:pPr>
            <w:ins w:id="413" w:author="Ray Liu" w:date="2019-05-21T19:29:00Z">
              <w:r>
                <w:rPr>
                  <w:rFonts w:ascii="LMRoman10" w:hAnsi="LMRoman10"/>
                  <w:sz w:val="22"/>
                  <w:szCs w:val="22"/>
                </w:rPr>
                <w:t>0.</w:t>
              </w:r>
            </w:ins>
            <w:ins w:id="414" w:author="Ray Liu" w:date="2019-05-21T19:38:00Z">
              <w:r>
                <w:rPr>
                  <w:rFonts w:ascii="LMRoman10" w:hAnsi="LMRoman10"/>
                  <w:sz w:val="22"/>
                  <w:szCs w:val="22"/>
                </w:rPr>
                <w:t>8422</w:t>
              </w:r>
            </w:ins>
          </w:p>
        </w:tc>
        <w:tc>
          <w:tcPr>
            <w:tcW w:w="1156" w:type="dxa"/>
            <w:tcPrChange w:id="415" w:author="Ray Liu" w:date="2019-05-21T19:56:00Z">
              <w:tcPr>
                <w:tcW w:w="1170" w:type="dxa"/>
              </w:tcPr>
            </w:tcPrChange>
          </w:tcPr>
          <w:p w14:paraId="4BC1AFC5" w14:textId="2E387A72" w:rsidR="00FD095C" w:rsidRDefault="00FD095C" w:rsidP="00F153B4">
            <w:pPr>
              <w:pStyle w:val="NormalWeb"/>
              <w:spacing w:line="360" w:lineRule="auto"/>
              <w:rPr>
                <w:ins w:id="416" w:author="Ray Liu" w:date="2019-05-21T19:56:00Z"/>
                <w:rFonts w:ascii="LMRoman10" w:hAnsi="LMRoman10"/>
                <w:sz w:val="22"/>
                <w:szCs w:val="22"/>
              </w:rPr>
            </w:pPr>
            <w:ins w:id="417" w:author="Ray Liu" w:date="2019-05-21T19:56:00Z">
              <w:r>
                <w:rPr>
                  <w:rFonts w:ascii="LMRoman10" w:hAnsi="LMRoman10"/>
                  <w:sz w:val="22"/>
                  <w:szCs w:val="22"/>
                </w:rPr>
                <w:t>0.7374</w:t>
              </w:r>
            </w:ins>
          </w:p>
        </w:tc>
        <w:tc>
          <w:tcPr>
            <w:tcW w:w="1156" w:type="dxa"/>
            <w:tcPrChange w:id="418" w:author="Ray Liu" w:date="2019-05-21T19:56:00Z">
              <w:tcPr>
                <w:tcW w:w="1156" w:type="dxa"/>
              </w:tcPr>
            </w:tcPrChange>
          </w:tcPr>
          <w:p w14:paraId="1B4BFE27" w14:textId="0FCD22EE" w:rsidR="00FD095C" w:rsidRDefault="00FD095C" w:rsidP="00F153B4">
            <w:pPr>
              <w:pStyle w:val="NormalWeb"/>
              <w:spacing w:line="360" w:lineRule="auto"/>
              <w:rPr>
                <w:ins w:id="419" w:author="Ray Liu" w:date="2019-05-21T19:29:00Z"/>
                <w:rFonts w:ascii="LMRoman10" w:hAnsi="LMRoman10"/>
                <w:sz w:val="22"/>
                <w:szCs w:val="22"/>
              </w:rPr>
            </w:pPr>
          </w:p>
        </w:tc>
        <w:tc>
          <w:tcPr>
            <w:tcW w:w="1246" w:type="dxa"/>
            <w:tcPrChange w:id="420" w:author="Ray Liu" w:date="2019-05-21T19:56:00Z">
              <w:tcPr>
                <w:tcW w:w="1246" w:type="dxa"/>
              </w:tcPr>
            </w:tcPrChange>
          </w:tcPr>
          <w:p w14:paraId="4D61E892" w14:textId="31EEB5BF" w:rsidR="00FD095C" w:rsidRDefault="00FD095C" w:rsidP="00F153B4">
            <w:pPr>
              <w:pStyle w:val="NormalWeb"/>
              <w:spacing w:line="360" w:lineRule="auto"/>
              <w:rPr>
                <w:ins w:id="421" w:author="Ray Liu" w:date="2019-05-21T19:29:00Z"/>
                <w:rFonts w:ascii="LMRoman10" w:hAnsi="LMRoman10"/>
                <w:sz w:val="22"/>
                <w:szCs w:val="22"/>
              </w:rPr>
            </w:pPr>
            <w:ins w:id="422" w:author="Ray Liu" w:date="2019-05-21T19:42:00Z">
              <w:r>
                <w:rPr>
                  <w:rFonts w:ascii="LMRoman10" w:hAnsi="LMRoman10"/>
                  <w:sz w:val="22"/>
                  <w:szCs w:val="22"/>
                </w:rPr>
                <w:t>0.7726</w:t>
              </w:r>
            </w:ins>
          </w:p>
        </w:tc>
        <w:tc>
          <w:tcPr>
            <w:tcW w:w="1426" w:type="dxa"/>
            <w:tcPrChange w:id="423" w:author="Ray Liu" w:date="2019-05-21T19:56:00Z">
              <w:tcPr>
                <w:tcW w:w="1426" w:type="dxa"/>
              </w:tcPr>
            </w:tcPrChange>
          </w:tcPr>
          <w:p w14:paraId="4664DEE6" w14:textId="6B93A0F8" w:rsidR="00FD095C" w:rsidRDefault="00FD095C" w:rsidP="00F153B4">
            <w:pPr>
              <w:pStyle w:val="NormalWeb"/>
              <w:spacing w:line="360" w:lineRule="auto"/>
              <w:rPr>
                <w:ins w:id="424" w:author="Ray Liu" w:date="2019-05-21T19:43:00Z"/>
                <w:rFonts w:ascii="LMRoman10" w:hAnsi="LMRoman10"/>
                <w:sz w:val="22"/>
                <w:szCs w:val="22"/>
              </w:rPr>
            </w:pPr>
            <w:ins w:id="425" w:author="Ray Liu" w:date="2019-05-21T19:46:00Z">
              <w:r>
                <w:rPr>
                  <w:rFonts w:ascii="LMRoman10" w:hAnsi="LMRoman10"/>
                  <w:sz w:val="22"/>
                  <w:szCs w:val="22"/>
                </w:rPr>
                <w:t>1</w:t>
              </w:r>
            </w:ins>
          </w:p>
        </w:tc>
        <w:tc>
          <w:tcPr>
            <w:tcW w:w="976" w:type="dxa"/>
            <w:tcPrChange w:id="426" w:author="Ray Liu" w:date="2019-05-21T19:56:00Z">
              <w:tcPr>
                <w:tcW w:w="976" w:type="dxa"/>
              </w:tcPr>
            </w:tcPrChange>
          </w:tcPr>
          <w:p w14:paraId="45F24D3E" w14:textId="77777777" w:rsidR="00FD095C" w:rsidRDefault="00FD095C" w:rsidP="00F153B4">
            <w:pPr>
              <w:pStyle w:val="NormalWeb"/>
              <w:spacing w:line="360" w:lineRule="auto"/>
              <w:rPr>
                <w:ins w:id="427" w:author="Ray Liu" w:date="2019-05-21T19:48:00Z"/>
                <w:rFonts w:ascii="LMRoman10" w:hAnsi="LMRoman10"/>
                <w:sz w:val="22"/>
                <w:szCs w:val="22"/>
              </w:rPr>
            </w:pPr>
          </w:p>
        </w:tc>
        <w:tc>
          <w:tcPr>
            <w:tcW w:w="969" w:type="dxa"/>
            <w:tcPrChange w:id="428" w:author="Ray Liu" w:date="2019-05-21T19:56:00Z">
              <w:tcPr>
                <w:tcW w:w="969" w:type="dxa"/>
              </w:tcPr>
            </w:tcPrChange>
          </w:tcPr>
          <w:p w14:paraId="41FC7367" w14:textId="517C33BA" w:rsidR="00FD095C" w:rsidRDefault="00FD095C" w:rsidP="00F153B4">
            <w:pPr>
              <w:pStyle w:val="NormalWeb"/>
              <w:spacing w:line="360" w:lineRule="auto"/>
              <w:rPr>
                <w:ins w:id="429" w:author="Ray Liu" w:date="2019-05-21T19:50:00Z"/>
                <w:rFonts w:ascii="LMRoman10" w:hAnsi="LMRoman10"/>
                <w:sz w:val="22"/>
                <w:szCs w:val="22"/>
              </w:rPr>
            </w:pPr>
            <w:ins w:id="430" w:author="Ray Liu" w:date="2019-05-21T19:54:00Z">
              <w:r>
                <w:rPr>
                  <w:rFonts w:ascii="LMRoman10" w:hAnsi="LMRoman10"/>
                  <w:sz w:val="22"/>
                  <w:szCs w:val="22"/>
                </w:rPr>
                <w:t>0.7</w:t>
              </w:r>
            </w:ins>
            <w:ins w:id="431" w:author="Ray Liu" w:date="2019-05-21T19:55:00Z">
              <w:r>
                <w:rPr>
                  <w:rFonts w:ascii="LMRoman10" w:hAnsi="LMRoman10"/>
                  <w:sz w:val="22"/>
                  <w:szCs w:val="22"/>
                </w:rPr>
                <w:t>606</w:t>
              </w:r>
            </w:ins>
          </w:p>
        </w:tc>
      </w:tr>
      <w:tr w:rsidR="00FD095C" w14:paraId="3A3D40A0" w14:textId="0CE40F5C" w:rsidTr="00FD095C">
        <w:trPr>
          <w:trHeight w:val="380"/>
          <w:tblCellSpacing w:w="7" w:type="dxa"/>
          <w:ins w:id="432" w:author="Ray Liu" w:date="2019-05-21T19:29:00Z"/>
          <w:trPrChange w:id="433" w:author="Ray Liu" w:date="2019-05-21T19:56:00Z">
            <w:trPr>
              <w:trHeight w:val="380"/>
              <w:tblCellSpacing w:w="7" w:type="dxa"/>
            </w:trPr>
          </w:trPrChange>
        </w:trPr>
        <w:tc>
          <w:tcPr>
            <w:tcW w:w="1414" w:type="dxa"/>
            <w:tcPrChange w:id="434" w:author="Ray Liu" w:date="2019-05-21T19:56:00Z">
              <w:tcPr>
                <w:tcW w:w="1414" w:type="dxa"/>
              </w:tcPr>
            </w:tcPrChange>
          </w:tcPr>
          <w:p w14:paraId="42AE8AF8" w14:textId="129F51DC" w:rsidR="00FD095C" w:rsidRDefault="00FD095C" w:rsidP="00F153B4">
            <w:pPr>
              <w:pStyle w:val="NormalWeb"/>
              <w:spacing w:line="360" w:lineRule="auto"/>
              <w:rPr>
                <w:ins w:id="435" w:author="Ray Liu" w:date="2019-05-21T19:29:00Z"/>
                <w:rFonts w:ascii="LMRoman10" w:hAnsi="LMRoman10"/>
                <w:sz w:val="22"/>
                <w:szCs w:val="22"/>
              </w:rPr>
            </w:pPr>
            <w:ins w:id="436" w:author="Ray Liu" w:date="2019-05-21T19:37:00Z">
              <w:r>
                <w:rPr>
                  <w:rFonts w:ascii="LMRoman10" w:hAnsi="LMRoman10"/>
                  <w:sz w:val="22"/>
                  <w:szCs w:val="22"/>
                </w:rPr>
                <w:lastRenderedPageBreak/>
                <w:t>T</w:t>
              </w:r>
            </w:ins>
            <w:ins w:id="437" w:author="Ray Liu" w:date="2019-05-21T19:38:00Z">
              <w:r>
                <w:rPr>
                  <w:rFonts w:ascii="LMRoman10" w:hAnsi="LMRoman10"/>
                  <w:sz w:val="22"/>
                  <w:szCs w:val="22"/>
                </w:rPr>
                <w:t>HEFT</w:t>
              </w:r>
            </w:ins>
          </w:p>
        </w:tc>
        <w:tc>
          <w:tcPr>
            <w:tcW w:w="1246" w:type="dxa"/>
            <w:tcPrChange w:id="438" w:author="Ray Liu" w:date="2019-05-21T19:56:00Z">
              <w:tcPr>
                <w:tcW w:w="1246" w:type="dxa"/>
              </w:tcPr>
            </w:tcPrChange>
          </w:tcPr>
          <w:p w14:paraId="3D1619DF" w14:textId="4CD4E318" w:rsidR="00FD095C" w:rsidRDefault="00FD095C" w:rsidP="00F153B4">
            <w:pPr>
              <w:pStyle w:val="NormalWeb"/>
              <w:spacing w:line="360" w:lineRule="auto"/>
              <w:rPr>
                <w:ins w:id="439" w:author="Ray Liu" w:date="2019-05-21T19:29:00Z"/>
                <w:rFonts w:ascii="LMRoman10" w:hAnsi="LMRoman10"/>
                <w:sz w:val="22"/>
                <w:szCs w:val="22"/>
              </w:rPr>
            </w:pPr>
            <w:ins w:id="440" w:author="Ray Liu" w:date="2019-05-21T19:29:00Z">
              <w:r>
                <w:rPr>
                  <w:rFonts w:ascii="LMRoman10" w:hAnsi="LMRoman10"/>
                  <w:sz w:val="22"/>
                  <w:szCs w:val="22"/>
                </w:rPr>
                <w:t>0.8</w:t>
              </w:r>
            </w:ins>
            <w:ins w:id="441" w:author="Ray Liu" w:date="2019-05-21T19:38:00Z">
              <w:r>
                <w:rPr>
                  <w:rFonts w:ascii="LMRoman10" w:hAnsi="LMRoman10"/>
                  <w:sz w:val="22"/>
                  <w:szCs w:val="22"/>
                </w:rPr>
                <w:t>286</w:t>
              </w:r>
            </w:ins>
          </w:p>
        </w:tc>
        <w:tc>
          <w:tcPr>
            <w:tcW w:w="1156" w:type="dxa"/>
            <w:tcPrChange w:id="442" w:author="Ray Liu" w:date="2019-05-21T19:56:00Z">
              <w:tcPr>
                <w:tcW w:w="1170" w:type="dxa"/>
              </w:tcPr>
            </w:tcPrChange>
          </w:tcPr>
          <w:p w14:paraId="4DCF123B" w14:textId="1C9689AD" w:rsidR="00FD095C" w:rsidRDefault="00FD095C" w:rsidP="00F153B4">
            <w:pPr>
              <w:pStyle w:val="NormalWeb"/>
              <w:spacing w:line="360" w:lineRule="auto"/>
              <w:rPr>
                <w:ins w:id="443" w:author="Ray Liu" w:date="2019-05-21T19:56:00Z"/>
                <w:rFonts w:ascii="LMRoman10" w:hAnsi="LMRoman10"/>
                <w:sz w:val="22"/>
                <w:szCs w:val="22"/>
              </w:rPr>
            </w:pPr>
            <w:ins w:id="444" w:author="Ray Liu" w:date="2019-05-21T19:56:00Z">
              <w:r>
                <w:rPr>
                  <w:rFonts w:ascii="LMRoman10" w:hAnsi="LMRoman10"/>
                  <w:sz w:val="22"/>
                  <w:szCs w:val="22"/>
                </w:rPr>
                <w:t>0.7122</w:t>
              </w:r>
            </w:ins>
          </w:p>
        </w:tc>
        <w:tc>
          <w:tcPr>
            <w:tcW w:w="1156" w:type="dxa"/>
            <w:tcPrChange w:id="445" w:author="Ray Liu" w:date="2019-05-21T19:56:00Z">
              <w:tcPr>
                <w:tcW w:w="1156" w:type="dxa"/>
              </w:tcPr>
            </w:tcPrChange>
          </w:tcPr>
          <w:p w14:paraId="13EB4852" w14:textId="6080F1F4" w:rsidR="00FD095C" w:rsidRDefault="00FD095C" w:rsidP="00F153B4">
            <w:pPr>
              <w:pStyle w:val="NormalWeb"/>
              <w:spacing w:line="360" w:lineRule="auto"/>
              <w:rPr>
                <w:ins w:id="446" w:author="Ray Liu" w:date="2019-05-21T19:29:00Z"/>
                <w:rFonts w:ascii="LMRoman10" w:hAnsi="LMRoman10"/>
                <w:sz w:val="22"/>
                <w:szCs w:val="22"/>
              </w:rPr>
            </w:pPr>
          </w:p>
        </w:tc>
        <w:tc>
          <w:tcPr>
            <w:tcW w:w="1246" w:type="dxa"/>
            <w:tcPrChange w:id="447" w:author="Ray Liu" w:date="2019-05-21T19:56:00Z">
              <w:tcPr>
                <w:tcW w:w="1246" w:type="dxa"/>
              </w:tcPr>
            </w:tcPrChange>
          </w:tcPr>
          <w:p w14:paraId="44423021" w14:textId="4B770F24" w:rsidR="00FD095C" w:rsidRDefault="00FD095C" w:rsidP="00F153B4">
            <w:pPr>
              <w:pStyle w:val="NormalWeb"/>
              <w:spacing w:line="360" w:lineRule="auto"/>
              <w:rPr>
                <w:ins w:id="448" w:author="Ray Liu" w:date="2019-05-21T19:29:00Z"/>
                <w:rFonts w:ascii="LMRoman10" w:hAnsi="LMRoman10"/>
                <w:sz w:val="22"/>
                <w:szCs w:val="22"/>
              </w:rPr>
            </w:pPr>
            <w:ins w:id="449" w:author="Ray Liu" w:date="2019-05-21T19:42:00Z">
              <w:r>
                <w:rPr>
                  <w:rFonts w:ascii="LMRoman10" w:hAnsi="LMRoman10"/>
                  <w:sz w:val="22"/>
                  <w:szCs w:val="22"/>
                </w:rPr>
                <w:t>0.7724</w:t>
              </w:r>
            </w:ins>
          </w:p>
        </w:tc>
        <w:tc>
          <w:tcPr>
            <w:tcW w:w="1426" w:type="dxa"/>
            <w:tcPrChange w:id="450" w:author="Ray Liu" w:date="2019-05-21T19:56:00Z">
              <w:tcPr>
                <w:tcW w:w="1426" w:type="dxa"/>
              </w:tcPr>
            </w:tcPrChange>
          </w:tcPr>
          <w:p w14:paraId="5F429CAF" w14:textId="333F1F59" w:rsidR="00FD095C" w:rsidRDefault="00FD095C" w:rsidP="00F153B4">
            <w:pPr>
              <w:pStyle w:val="NormalWeb"/>
              <w:spacing w:line="360" w:lineRule="auto"/>
              <w:rPr>
                <w:ins w:id="451" w:author="Ray Liu" w:date="2019-05-21T19:43:00Z"/>
                <w:rFonts w:ascii="LMRoman10" w:hAnsi="LMRoman10"/>
                <w:sz w:val="22"/>
                <w:szCs w:val="22"/>
              </w:rPr>
            </w:pPr>
            <w:ins w:id="452" w:author="Ray Liu" w:date="2019-05-21T19:43:00Z">
              <w:r>
                <w:rPr>
                  <w:rFonts w:ascii="LMRoman10" w:hAnsi="LMRoman10"/>
                  <w:sz w:val="22"/>
                  <w:szCs w:val="22"/>
                </w:rPr>
                <w:t>0.9496</w:t>
              </w:r>
            </w:ins>
          </w:p>
        </w:tc>
        <w:tc>
          <w:tcPr>
            <w:tcW w:w="976" w:type="dxa"/>
            <w:tcPrChange w:id="453" w:author="Ray Liu" w:date="2019-05-21T19:56:00Z">
              <w:tcPr>
                <w:tcW w:w="976" w:type="dxa"/>
              </w:tcPr>
            </w:tcPrChange>
          </w:tcPr>
          <w:p w14:paraId="79C98AA8" w14:textId="59EDF72D" w:rsidR="00FD095C" w:rsidRDefault="00FD095C" w:rsidP="00F153B4">
            <w:pPr>
              <w:pStyle w:val="NormalWeb"/>
              <w:spacing w:line="360" w:lineRule="auto"/>
              <w:rPr>
                <w:ins w:id="454" w:author="Ray Liu" w:date="2019-05-21T19:48:00Z"/>
                <w:rFonts w:ascii="LMRoman10" w:hAnsi="LMRoman10"/>
                <w:sz w:val="22"/>
                <w:szCs w:val="22"/>
              </w:rPr>
            </w:pPr>
            <w:ins w:id="455" w:author="Ray Liu" w:date="2019-05-21T19:48:00Z">
              <w:r>
                <w:rPr>
                  <w:rFonts w:ascii="LMRoman10" w:hAnsi="LMRoman10"/>
                  <w:sz w:val="22"/>
                  <w:szCs w:val="22"/>
                </w:rPr>
                <w:t>1</w:t>
              </w:r>
            </w:ins>
          </w:p>
        </w:tc>
        <w:tc>
          <w:tcPr>
            <w:tcW w:w="969" w:type="dxa"/>
            <w:tcPrChange w:id="456" w:author="Ray Liu" w:date="2019-05-21T19:56:00Z">
              <w:tcPr>
                <w:tcW w:w="969" w:type="dxa"/>
              </w:tcPr>
            </w:tcPrChange>
          </w:tcPr>
          <w:p w14:paraId="242E0734" w14:textId="2AED496C" w:rsidR="00FD095C" w:rsidRDefault="00FD095C" w:rsidP="00F153B4">
            <w:pPr>
              <w:pStyle w:val="NormalWeb"/>
              <w:spacing w:line="360" w:lineRule="auto"/>
              <w:rPr>
                <w:ins w:id="457" w:author="Ray Liu" w:date="2019-05-21T19:50:00Z"/>
                <w:rFonts w:ascii="LMRoman10" w:hAnsi="LMRoman10"/>
                <w:sz w:val="22"/>
                <w:szCs w:val="22"/>
              </w:rPr>
            </w:pPr>
            <w:ins w:id="458" w:author="Ray Liu" w:date="2019-05-21T19:55:00Z">
              <w:r>
                <w:rPr>
                  <w:rFonts w:ascii="LMRoman10" w:hAnsi="LMRoman10"/>
                  <w:sz w:val="22"/>
                  <w:szCs w:val="22"/>
                </w:rPr>
                <w:t>0.7454</w:t>
              </w:r>
            </w:ins>
          </w:p>
        </w:tc>
      </w:tr>
      <w:tr w:rsidR="00FD095C" w14:paraId="509EB2A0" w14:textId="14D71402" w:rsidTr="00FD095C">
        <w:trPr>
          <w:trHeight w:val="380"/>
          <w:tblCellSpacing w:w="7" w:type="dxa"/>
          <w:ins w:id="459" w:author="Ray Liu" w:date="2019-05-21T19:40:00Z"/>
          <w:trPrChange w:id="460" w:author="Ray Liu" w:date="2019-05-21T19:56:00Z">
            <w:trPr>
              <w:trHeight w:val="380"/>
              <w:tblCellSpacing w:w="7" w:type="dxa"/>
            </w:trPr>
          </w:trPrChange>
        </w:trPr>
        <w:tc>
          <w:tcPr>
            <w:tcW w:w="1414" w:type="dxa"/>
            <w:tcPrChange w:id="461" w:author="Ray Liu" w:date="2019-05-21T19:56:00Z">
              <w:tcPr>
                <w:tcW w:w="1414" w:type="dxa"/>
              </w:tcPr>
            </w:tcPrChange>
          </w:tcPr>
          <w:p w14:paraId="41850468" w14:textId="43865D97" w:rsidR="00FD095C" w:rsidRDefault="00FD095C" w:rsidP="00F153B4">
            <w:pPr>
              <w:pStyle w:val="NormalWeb"/>
              <w:spacing w:line="360" w:lineRule="auto"/>
              <w:rPr>
                <w:ins w:id="462" w:author="Ray Liu" w:date="2019-05-21T19:40:00Z"/>
                <w:rFonts w:ascii="LMRoman10" w:hAnsi="LMRoman10"/>
                <w:sz w:val="22"/>
                <w:szCs w:val="22"/>
              </w:rPr>
            </w:pPr>
            <w:ins w:id="463" w:author="Ray Liu" w:date="2019-05-21T19:40:00Z">
              <w:r>
                <w:rPr>
                  <w:rFonts w:ascii="LMRoman10" w:hAnsi="LMRoman10"/>
                  <w:sz w:val="22"/>
                  <w:szCs w:val="22"/>
                </w:rPr>
                <w:t>NARCOTICS</w:t>
              </w:r>
            </w:ins>
          </w:p>
        </w:tc>
        <w:tc>
          <w:tcPr>
            <w:tcW w:w="1246" w:type="dxa"/>
            <w:tcPrChange w:id="464" w:author="Ray Liu" w:date="2019-05-21T19:56:00Z">
              <w:tcPr>
                <w:tcW w:w="1246" w:type="dxa"/>
              </w:tcPr>
            </w:tcPrChange>
          </w:tcPr>
          <w:p w14:paraId="2706D6A9" w14:textId="77777777" w:rsidR="00FD095C" w:rsidRDefault="00FD095C" w:rsidP="00F153B4">
            <w:pPr>
              <w:pStyle w:val="NormalWeb"/>
              <w:spacing w:line="360" w:lineRule="auto"/>
              <w:rPr>
                <w:ins w:id="465" w:author="Ray Liu" w:date="2019-05-21T19:40:00Z"/>
                <w:rFonts w:ascii="LMRoman10" w:hAnsi="LMRoman10"/>
                <w:sz w:val="22"/>
                <w:szCs w:val="22"/>
              </w:rPr>
            </w:pPr>
          </w:p>
        </w:tc>
        <w:tc>
          <w:tcPr>
            <w:tcW w:w="1156" w:type="dxa"/>
            <w:tcPrChange w:id="466" w:author="Ray Liu" w:date="2019-05-21T19:56:00Z">
              <w:tcPr>
                <w:tcW w:w="1170" w:type="dxa"/>
              </w:tcPr>
            </w:tcPrChange>
          </w:tcPr>
          <w:p w14:paraId="0E01566B" w14:textId="77777777" w:rsidR="00FD095C" w:rsidRDefault="00FD095C" w:rsidP="00F153B4">
            <w:pPr>
              <w:pStyle w:val="NormalWeb"/>
              <w:spacing w:line="360" w:lineRule="auto"/>
              <w:rPr>
                <w:ins w:id="467" w:author="Ray Liu" w:date="2019-05-21T19:56:00Z"/>
                <w:rFonts w:ascii="LMRoman10" w:hAnsi="LMRoman10"/>
                <w:sz w:val="22"/>
                <w:szCs w:val="22"/>
              </w:rPr>
            </w:pPr>
          </w:p>
        </w:tc>
        <w:tc>
          <w:tcPr>
            <w:tcW w:w="1156" w:type="dxa"/>
            <w:tcPrChange w:id="468" w:author="Ray Liu" w:date="2019-05-21T19:56:00Z">
              <w:tcPr>
                <w:tcW w:w="1156" w:type="dxa"/>
              </w:tcPr>
            </w:tcPrChange>
          </w:tcPr>
          <w:p w14:paraId="4C65D2CE" w14:textId="1BFB2D30" w:rsidR="00FD095C" w:rsidRDefault="00FD095C" w:rsidP="00F153B4">
            <w:pPr>
              <w:pStyle w:val="NormalWeb"/>
              <w:spacing w:line="360" w:lineRule="auto"/>
              <w:rPr>
                <w:ins w:id="469" w:author="Ray Liu" w:date="2019-05-21T19:40:00Z"/>
                <w:rFonts w:ascii="LMRoman10" w:hAnsi="LMRoman10"/>
                <w:sz w:val="22"/>
                <w:szCs w:val="22"/>
              </w:rPr>
            </w:pPr>
            <w:ins w:id="470" w:author="Ray Liu" w:date="2019-05-21T19:40:00Z">
              <w:r>
                <w:rPr>
                  <w:rFonts w:ascii="LMRoman10" w:hAnsi="LMRoman10"/>
                  <w:sz w:val="22"/>
                  <w:szCs w:val="22"/>
                </w:rPr>
                <w:t>0.825</w:t>
              </w:r>
            </w:ins>
          </w:p>
        </w:tc>
        <w:tc>
          <w:tcPr>
            <w:tcW w:w="1246" w:type="dxa"/>
            <w:tcPrChange w:id="471" w:author="Ray Liu" w:date="2019-05-21T19:56:00Z">
              <w:tcPr>
                <w:tcW w:w="1246" w:type="dxa"/>
              </w:tcPr>
            </w:tcPrChange>
          </w:tcPr>
          <w:p w14:paraId="795518A0" w14:textId="42FE6450" w:rsidR="00FD095C" w:rsidRDefault="00FD095C" w:rsidP="00F153B4">
            <w:pPr>
              <w:pStyle w:val="NormalWeb"/>
              <w:spacing w:line="360" w:lineRule="auto"/>
              <w:rPr>
                <w:ins w:id="472" w:author="Ray Liu" w:date="2019-05-21T19:40:00Z"/>
                <w:rFonts w:ascii="LMRoman10" w:hAnsi="LMRoman10"/>
                <w:sz w:val="22"/>
                <w:szCs w:val="22"/>
              </w:rPr>
            </w:pPr>
            <w:ins w:id="473" w:author="Ray Liu" w:date="2019-05-21T19:42:00Z">
              <w:r>
                <w:rPr>
                  <w:rFonts w:ascii="LMRoman10" w:hAnsi="LMRoman10"/>
                  <w:sz w:val="22"/>
                  <w:szCs w:val="22"/>
                </w:rPr>
                <w:t>0.8387</w:t>
              </w:r>
            </w:ins>
          </w:p>
        </w:tc>
        <w:tc>
          <w:tcPr>
            <w:tcW w:w="1426" w:type="dxa"/>
            <w:tcPrChange w:id="474" w:author="Ray Liu" w:date="2019-05-21T19:56:00Z">
              <w:tcPr>
                <w:tcW w:w="1426" w:type="dxa"/>
              </w:tcPr>
            </w:tcPrChange>
          </w:tcPr>
          <w:p w14:paraId="21E6B3B1" w14:textId="77777777" w:rsidR="00FD095C" w:rsidRDefault="00FD095C" w:rsidP="00F153B4">
            <w:pPr>
              <w:pStyle w:val="NormalWeb"/>
              <w:spacing w:line="360" w:lineRule="auto"/>
              <w:rPr>
                <w:ins w:id="475" w:author="Ray Liu" w:date="2019-05-21T19:43:00Z"/>
                <w:rFonts w:ascii="LMRoman10" w:hAnsi="LMRoman10"/>
                <w:sz w:val="22"/>
                <w:szCs w:val="22"/>
              </w:rPr>
            </w:pPr>
          </w:p>
        </w:tc>
        <w:tc>
          <w:tcPr>
            <w:tcW w:w="976" w:type="dxa"/>
            <w:tcPrChange w:id="476" w:author="Ray Liu" w:date="2019-05-21T19:56:00Z">
              <w:tcPr>
                <w:tcW w:w="976" w:type="dxa"/>
              </w:tcPr>
            </w:tcPrChange>
          </w:tcPr>
          <w:p w14:paraId="014053E1" w14:textId="77777777" w:rsidR="00FD095C" w:rsidRDefault="00FD095C" w:rsidP="00F153B4">
            <w:pPr>
              <w:pStyle w:val="NormalWeb"/>
              <w:spacing w:line="360" w:lineRule="auto"/>
              <w:rPr>
                <w:ins w:id="477" w:author="Ray Liu" w:date="2019-05-21T19:48:00Z"/>
                <w:rFonts w:ascii="LMRoman10" w:hAnsi="LMRoman10"/>
                <w:sz w:val="22"/>
                <w:szCs w:val="22"/>
              </w:rPr>
            </w:pPr>
          </w:p>
        </w:tc>
        <w:tc>
          <w:tcPr>
            <w:tcW w:w="969" w:type="dxa"/>
            <w:tcPrChange w:id="478" w:author="Ray Liu" w:date="2019-05-21T19:56:00Z">
              <w:tcPr>
                <w:tcW w:w="969" w:type="dxa"/>
              </w:tcPr>
            </w:tcPrChange>
          </w:tcPr>
          <w:p w14:paraId="1A275A75" w14:textId="77777777" w:rsidR="00FD095C" w:rsidRDefault="00FD095C" w:rsidP="00F153B4">
            <w:pPr>
              <w:pStyle w:val="NormalWeb"/>
              <w:spacing w:line="360" w:lineRule="auto"/>
              <w:rPr>
                <w:ins w:id="479" w:author="Ray Liu" w:date="2019-05-21T19:50:00Z"/>
                <w:rFonts w:ascii="LMRoman10" w:hAnsi="LMRoman10"/>
                <w:sz w:val="22"/>
                <w:szCs w:val="22"/>
              </w:rPr>
            </w:pPr>
          </w:p>
        </w:tc>
      </w:tr>
      <w:tr w:rsidR="00FD095C" w14:paraId="72F752E6" w14:textId="72C60A26" w:rsidTr="00FD095C">
        <w:trPr>
          <w:trHeight w:val="380"/>
          <w:tblCellSpacing w:w="7" w:type="dxa"/>
          <w:ins w:id="480" w:author="Ray Liu" w:date="2019-05-21T19:40:00Z"/>
          <w:trPrChange w:id="481" w:author="Ray Liu" w:date="2019-05-21T19:56:00Z">
            <w:trPr>
              <w:trHeight w:val="380"/>
              <w:tblCellSpacing w:w="7" w:type="dxa"/>
            </w:trPr>
          </w:trPrChange>
        </w:trPr>
        <w:tc>
          <w:tcPr>
            <w:tcW w:w="1414" w:type="dxa"/>
            <w:tcPrChange w:id="482" w:author="Ray Liu" w:date="2019-05-21T19:56:00Z">
              <w:tcPr>
                <w:tcW w:w="1414" w:type="dxa"/>
              </w:tcPr>
            </w:tcPrChange>
          </w:tcPr>
          <w:p w14:paraId="262441F4" w14:textId="13F2BD82" w:rsidR="00FD095C" w:rsidRDefault="00FD095C" w:rsidP="00F153B4">
            <w:pPr>
              <w:pStyle w:val="NormalWeb"/>
              <w:spacing w:line="360" w:lineRule="auto"/>
              <w:rPr>
                <w:ins w:id="483" w:author="Ray Liu" w:date="2019-05-21T19:40:00Z"/>
                <w:rFonts w:ascii="LMRoman10" w:hAnsi="LMRoman10"/>
                <w:sz w:val="22"/>
                <w:szCs w:val="22"/>
              </w:rPr>
            </w:pPr>
            <w:ins w:id="484" w:author="Ray Liu" w:date="2019-05-21T19:40:00Z">
              <w:r>
                <w:rPr>
                  <w:rFonts w:ascii="LMRoman10" w:hAnsi="LMRoman10"/>
                  <w:sz w:val="22"/>
                  <w:szCs w:val="22"/>
                </w:rPr>
                <w:t>ROBBERY</w:t>
              </w:r>
            </w:ins>
          </w:p>
        </w:tc>
        <w:tc>
          <w:tcPr>
            <w:tcW w:w="1246" w:type="dxa"/>
            <w:tcPrChange w:id="485" w:author="Ray Liu" w:date="2019-05-21T19:56:00Z">
              <w:tcPr>
                <w:tcW w:w="1246" w:type="dxa"/>
              </w:tcPr>
            </w:tcPrChange>
          </w:tcPr>
          <w:p w14:paraId="5802FF50" w14:textId="77777777" w:rsidR="00FD095C" w:rsidRDefault="00FD095C" w:rsidP="00F153B4">
            <w:pPr>
              <w:pStyle w:val="NormalWeb"/>
              <w:spacing w:line="360" w:lineRule="auto"/>
              <w:rPr>
                <w:ins w:id="486" w:author="Ray Liu" w:date="2019-05-21T19:40:00Z"/>
                <w:rFonts w:ascii="LMRoman10" w:hAnsi="LMRoman10"/>
                <w:sz w:val="22"/>
                <w:szCs w:val="22"/>
              </w:rPr>
            </w:pPr>
          </w:p>
        </w:tc>
        <w:tc>
          <w:tcPr>
            <w:tcW w:w="1156" w:type="dxa"/>
            <w:tcPrChange w:id="487" w:author="Ray Liu" w:date="2019-05-21T19:56:00Z">
              <w:tcPr>
                <w:tcW w:w="1170" w:type="dxa"/>
              </w:tcPr>
            </w:tcPrChange>
          </w:tcPr>
          <w:p w14:paraId="5F0B2DD8" w14:textId="77777777" w:rsidR="00FD095C" w:rsidRDefault="00FD095C" w:rsidP="00F153B4">
            <w:pPr>
              <w:pStyle w:val="NormalWeb"/>
              <w:spacing w:line="360" w:lineRule="auto"/>
              <w:rPr>
                <w:ins w:id="488" w:author="Ray Liu" w:date="2019-05-21T19:56:00Z"/>
                <w:rFonts w:ascii="LMRoman10" w:hAnsi="LMRoman10"/>
                <w:sz w:val="22"/>
                <w:szCs w:val="22"/>
              </w:rPr>
            </w:pPr>
          </w:p>
        </w:tc>
        <w:tc>
          <w:tcPr>
            <w:tcW w:w="1156" w:type="dxa"/>
            <w:tcPrChange w:id="489" w:author="Ray Liu" w:date="2019-05-21T19:56:00Z">
              <w:tcPr>
                <w:tcW w:w="1156" w:type="dxa"/>
              </w:tcPr>
            </w:tcPrChange>
          </w:tcPr>
          <w:p w14:paraId="06097975" w14:textId="645D0163" w:rsidR="00FD095C" w:rsidRDefault="00FD095C" w:rsidP="00F153B4">
            <w:pPr>
              <w:pStyle w:val="NormalWeb"/>
              <w:spacing w:line="360" w:lineRule="auto"/>
              <w:rPr>
                <w:ins w:id="490" w:author="Ray Liu" w:date="2019-05-21T19:40:00Z"/>
                <w:rFonts w:ascii="LMRoman10" w:hAnsi="LMRoman10"/>
                <w:sz w:val="22"/>
                <w:szCs w:val="22"/>
              </w:rPr>
            </w:pPr>
            <w:ins w:id="491" w:author="Ray Liu" w:date="2019-05-21T19:41:00Z">
              <w:r>
                <w:rPr>
                  <w:rFonts w:ascii="LMRoman10" w:hAnsi="LMRoman10"/>
                  <w:sz w:val="22"/>
                  <w:szCs w:val="22"/>
                </w:rPr>
                <w:t>0.8524</w:t>
              </w:r>
            </w:ins>
          </w:p>
        </w:tc>
        <w:tc>
          <w:tcPr>
            <w:tcW w:w="1246" w:type="dxa"/>
            <w:tcPrChange w:id="492" w:author="Ray Liu" w:date="2019-05-21T19:56:00Z">
              <w:tcPr>
                <w:tcW w:w="1246" w:type="dxa"/>
              </w:tcPr>
            </w:tcPrChange>
          </w:tcPr>
          <w:p w14:paraId="3485255E" w14:textId="1E32BA32" w:rsidR="00FD095C" w:rsidRDefault="00FD095C" w:rsidP="00F153B4">
            <w:pPr>
              <w:pStyle w:val="NormalWeb"/>
              <w:spacing w:line="360" w:lineRule="auto"/>
              <w:rPr>
                <w:ins w:id="493" w:author="Ray Liu" w:date="2019-05-21T19:40:00Z"/>
                <w:rFonts w:ascii="LMRoman10" w:hAnsi="LMRoman10"/>
                <w:sz w:val="22"/>
                <w:szCs w:val="22"/>
              </w:rPr>
            </w:pPr>
            <w:ins w:id="494" w:author="Ray Liu" w:date="2019-05-21T19:42:00Z">
              <w:r>
                <w:rPr>
                  <w:rFonts w:ascii="LMRoman10" w:hAnsi="LMRoman10"/>
                  <w:sz w:val="22"/>
                  <w:szCs w:val="22"/>
                </w:rPr>
                <w:t>0.8877</w:t>
              </w:r>
            </w:ins>
          </w:p>
        </w:tc>
        <w:tc>
          <w:tcPr>
            <w:tcW w:w="1426" w:type="dxa"/>
            <w:tcPrChange w:id="495" w:author="Ray Liu" w:date="2019-05-21T19:56:00Z">
              <w:tcPr>
                <w:tcW w:w="1426" w:type="dxa"/>
              </w:tcPr>
            </w:tcPrChange>
          </w:tcPr>
          <w:p w14:paraId="48AB3E25" w14:textId="56DBD503" w:rsidR="00FD095C" w:rsidRDefault="00FD095C" w:rsidP="00F153B4">
            <w:pPr>
              <w:pStyle w:val="NormalWeb"/>
              <w:spacing w:line="360" w:lineRule="auto"/>
              <w:rPr>
                <w:ins w:id="496" w:author="Ray Liu" w:date="2019-05-21T19:43:00Z"/>
                <w:rFonts w:ascii="LMRoman10" w:hAnsi="LMRoman10"/>
                <w:sz w:val="22"/>
                <w:szCs w:val="22"/>
              </w:rPr>
            </w:pPr>
            <w:ins w:id="497" w:author="Ray Liu" w:date="2019-05-21T19:43:00Z">
              <w:r>
                <w:rPr>
                  <w:rFonts w:ascii="LMRoman10" w:hAnsi="LMRoman10"/>
                  <w:sz w:val="22"/>
                  <w:szCs w:val="22"/>
                </w:rPr>
                <w:t>0.7789</w:t>
              </w:r>
            </w:ins>
          </w:p>
        </w:tc>
        <w:tc>
          <w:tcPr>
            <w:tcW w:w="976" w:type="dxa"/>
            <w:tcPrChange w:id="498" w:author="Ray Liu" w:date="2019-05-21T19:56:00Z">
              <w:tcPr>
                <w:tcW w:w="976" w:type="dxa"/>
              </w:tcPr>
            </w:tcPrChange>
          </w:tcPr>
          <w:p w14:paraId="421B167E" w14:textId="47FD89B6" w:rsidR="00FD095C" w:rsidRDefault="00FD095C" w:rsidP="00F153B4">
            <w:pPr>
              <w:pStyle w:val="NormalWeb"/>
              <w:spacing w:line="360" w:lineRule="auto"/>
              <w:rPr>
                <w:ins w:id="499" w:author="Ray Liu" w:date="2019-05-21T19:48:00Z"/>
                <w:rFonts w:ascii="LMRoman10" w:hAnsi="LMRoman10"/>
                <w:sz w:val="22"/>
                <w:szCs w:val="22"/>
              </w:rPr>
            </w:pPr>
            <w:ins w:id="500" w:author="Ray Liu" w:date="2019-05-21T19:48:00Z">
              <w:r>
                <w:rPr>
                  <w:rFonts w:ascii="LMRoman10" w:hAnsi="LMRoman10"/>
                  <w:sz w:val="22"/>
                  <w:szCs w:val="22"/>
                </w:rPr>
                <w:t>0.81</w:t>
              </w:r>
            </w:ins>
          </w:p>
        </w:tc>
        <w:tc>
          <w:tcPr>
            <w:tcW w:w="969" w:type="dxa"/>
            <w:tcPrChange w:id="501" w:author="Ray Liu" w:date="2019-05-21T19:56:00Z">
              <w:tcPr>
                <w:tcW w:w="969" w:type="dxa"/>
              </w:tcPr>
            </w:tcPrChange>
          </w:tcPr>
          <w:p w14:paraId="3280573B" w14:textId="77777777" w:rsidR="00FD095C" w:rsidRDefault="00FD095C" w:rsidP="00F153B4">
            <w:pPr>
              <w:pStyle w:val="NormalWeb"/>
              <w:spacing w:line="360" w:lineRule="auto"/>
              <w:rPr>
                <w:ins w:id="502" w:author="Ray Liu" w:date="2019-05-21T19:50:00Z"/>
                <w:rFonts w:ascii="LMRoman10" w:hAnsi="LMRoman10"/>
                <w:sz w:val="22"/>
                <w:szCs w:val="22"/>
              </w:rPr>
            </w:pPr>
          </w:p>
        </w:tc>
      </w:tr>
    </w:tbl>
    <w:p w14:paraId="058E7CEC" w14:textId="562C804C" w:rsidR="00EA353D" w:rsidRDefault="00EA353D" w:rsidP="00FD095C">
      <w:pPr>
        <w:pStyle w:val="NormalWeb"/>
        <w:spacing w:line="360" w:lineRule="auto"/>
        <w:rPr>
          <w:ins w:id="503" w:author="Ray Liu" w:date="2019-05-21T19:28:00Z"/>
          <w:rFonts w:ascii="LMRoman10" w:hAnsi="LMRoman10"/>
          <w:sz w:val="22"/>
          <w:szCs w:val="22"/>
        </w:rPr>
        <w:pPrChange w:id="504" w:author="Ray Liu" w:date="2019-05-21T19:56:00Z">
          <w:pPr>
            <w:spacing w:line="360" w:lineRule="auto"/>
          </w:pPr>
        </w:pPrChange>
      </w:pPr>
      <w:ins w:id="505" w:author="Ray Liu" w:date="2019-05-21T19:29:00Z">
        <w:r>
          <w:rPr>
            <w:rFonts w:ascii="LMRoman10" w:hAnsi="LMRoman10"/>
            <w:sz w:val="22"/>
            <w:szCs w:val="22"/>
          </w:rPr>
          <w:t>If we were to use these correlated predictors in the model, we can end up with wrong conclusions from the model, e.g., concluding a variable is not significant.</w:t>
        </w:r>
      </w:ins>
    </w:p>
    <w:p w14:paraId="1E23103B" w14:textId="22753567" w:rsidR="0082004D" w:rsidRDefault="0082004D" w:rsidP="0082004D">
      <w:pPr>
        <w:spacing w:line="360" w:lineRule="auto"/>
        <w:rPr>
          <w:rFonts w:ascii="LMRoman10" w:hAnsi="LMRoman10"/>
          <w:sz w:val="22"/>
          <w:szCs w:val="22"/>
        </w:rPr>
      </w:pPr>
      <w:r w:rsidRPr="0082004D">
        <w:rPr>
          <w:rFonts w:ascii="LMRoman10" w:hAnsi="LMRoman10"/>
          <w:sz w:val="22"/>
          <w:szCs w:val="22"/>
        </w:rPr>
        <w:t>According to the VIF analysis, there is multicollinearity between theft, battery, deceptive, and assault, making battery insignificant.</w:t>
      </w:r>
      <w:ins w:id="506" w:author="Ray Liu" w:date="2019-05-21T19:19:00Z">
        <w:r w:rsidR="00AA5EF8">
          <w:rPr>
            <w:rFonts w:ascii="LMRoman10" w:hAnsi="LMRoman10"/>
            <w:sz w:val="22"/>
            <w:szCs w:val="22"/>
          </w:rPr>
          <w:t xml:space="preserve"> Meanwhile, there</w:t>
        </w:r>
      </w:ins>
      <w:ins w:id="507" w:author="Ray Liu" w:date="2019-05-21T19:20:00Z">
        <w:r w:rsidR="00AA5EF8">
          <w:rPr>
            <w:rFonts w:ascii="LMRoman10" w:hAnsi="LMRoman10"/>
            <w:sz w:val="22"/>
            <w:szCs w:val="22"/>
          </w:rPr>
          <w:t xml:space="preserve"> is also multicollinearity between crimes and demographic predictors, making the </w:t>
        </w:r>
      </w:ins>
      <w:ins w:id="508" w:author="Ray Liu" w:date="2019-05-21T19:21:00Z">
        <w:r w:rsidR="00AA5EF8">
          <w:rPr>
            <w:rFonts w:ascii="LMRoman10" w:hAnsi="LMRoman10"/>
            <w:sz w:val="22"/>
            <w:szCs w:val="22"/>
          </w:rPr>
          <w:t>THEFT has the opposite effect on the trips to the BUR</w:t>
        </w:r>
      </w:ins>
      <w:ins w:id="509" w:author="Ray Liu" w:date="2019-05-21T19:22:00Z">
        <w:r w:rsidR="00AA5EF8">
          <w:rPr>
            <w:rFonts w:ascii="LMRoman10" w:hAnsi="LMRoman10"/>
            <w:sz w:val="22"/>
            <w:szCs w:val="22"/>
          </w:rPr>
          <w:t>GLA</w:t>
        </w:r>
      </w:ins>
      <w:ins w:id="510" w:author="Ray Liu" w:date="2019-05-21T19:21:00Z">
        <w:r w:rsidR="00AA5EF8">
          <w:rPr>
            <w:rFonts w:ascii="LMRoman10" w:hAnsi="LMRoman10"/>
            <w:sz w:val="22"/>
            <w:szCs w:val="22"/>
          </w:rPr>
          <w:t>RY</w:t>
        </w:r>
      </w:ins>
      <w:ins w:id="511" w:author="Ray Liu" w:date="2019-05-21T19:22:00Z">
        <w:r w:rsidR="00AA5EF8">
          <w:rPr>
            <w:rFonts w:ascii="LMRoman10" w:hAnsi="LMRoman10"/>
            <w:sz w:val="22"/>
            <w:szCs w:val="22"/>
          </w:rPr>
          <w:t>.</w:t>
        </w:r>
      </w:ins>
    </w:p>
    <w:p w14:paraId="680CE121" w14:textId="77777777" w:rsidR="0082004D" w:rsidRPr="0082004D" w:rsidRDefault="0082004D" w:rsidP="0082004D">
      <w:pPr>
        <w:spacing w:line="360" w:lineRule="auto"/>
        <w:rPr>
          <w:rFonts w:ascii="LMRoman10" w:hAnsi="LMRoman10"/>
          <w:sz w:val="22"/>
          <w:szCs w:val="22"/>
        </w:rPr>
      </w:pPr>
    </w:p>
    <w:p w14:paraId="423262DA" w14:textId="312F814B" w:rsidR="0082004D" w:rsidRDefault="0082004D" w:rsidP="0082004D">
      <w:pPr>
        <w:spacing w:line="360" w:lineRule="auto"/>
        <w:rPr>
          <w:rFonts w:ascii="LMRoman10" w:hAnsi="LMRoman10"/>
          <w:sz w:val="22"/>
          <w:szCs w:val="22"/>
        </w:rPr>
      </w:pPr>
      <w:r w:rsidRPr="0082004D">
        <w:rPr>
          <w:rFonts w:ascii="LMRoman10" w:hAnsi="LMRoman10"/>
          <w:sz w:val="22"/>
          <w:szCs w:val="22"/>
        </w:rPr>
        <w:t>The multicollinearity comes from the behavior of these crimes</w:t>
      </w:r>
      <w:r w:rsidR="00473E72">
        <w:rPr>
          <w:rFonts w:ascii="LMRoman10" w:hAnsi="LMRoman10"/>
          <w:sz w:val="22"/>
          <w:szCs w:val="22"/>
        </w:rPr>
        <w:t>, we will explain all the multicollinearity in Section 5.</w:t>
      </w:r>
    </w:p>
    <w:p w14:paraId="6A3FC95F" w14:textId="77777777" w:rsidR="0082004D" w:rsidRPr="0082004D" w:rsidRDefault="0082004D" w:rsidP="0082004D">
      <w:pPr>
        <w:spacing w:line="360" w:lineRule="auto"/>
        <w:rPr>
          <w:rFonts w:ascii="LMRoman10" w:hAnsi="LMRoman10"/>
          <w:sz w:val="22"/>
          <w:szCs w:val="22"/>
        </w:rPr>
      </w:pPr>
    </w:p>
    <w:p w14:paraId="2C1D235F" w14:textId="580710B1" w:rsidR="0082004D" w:rsidRPr="00081A59" w:rsidRDefault="00AA69CD" w:rsidP="00081A59">
      <w:pPr>
        <w:pStyle w:val="Heading2"/>
        <w:rPr>
          <w:rFonts w:ascii="Times New Roman" w:hAnsi="Times New Roman" w:cs="Times New Roman"/>
          <w:color w:val="000000" w:themeColor="text1"/>
          <w:sz w:val="32"/>
        </w:rPr>
      </w:pPr>
      <w:bookmarkStart w:id="512" w:name="_Toc9515741"/>
      <w:r w:rsidRPr="00081A59">
        <w:rPr>
          <w:rFonts w:ascii="Times New Roman" w:hAnsi="Times New Roman" w:cs="Times New Roman"/>
          <w:color w:val="000000" w:themeColor="text1"/>
          <w:sz w:val="32"/>
        </w:rPr>
        <w:t>3</w:t>
      </w:r>
      <w:r w:rsidR="0082004D" w:rsidRPr="00081A59">
        <w:rPr>
          <w:rFonts w:ascii="Times New Roman" w:hAnsi="Times New Roman" w:cs="Times New Roman"/>
          <w:color w:val="000000" w:themeColor="text1"/>
          <w:sz w:val="32"/>
        </w:rPr>
        <w:t>.2 Regression Model:</w:t>
      </w:r>
      <w:bookmarkEnd w:id="512"/>
    </w:p>
    <w:p w14:paraId="74E2AF87" w14:textId="0600F455" w:rsidR="0082004D" w:rsidRPr="0082004D" w:rsidDel="00F153B4" w:rsidRDefault="00AA69CD" w:rsidP="003C220E">
      <w:pPr>
        <w:pStyle w:val="NormalWeb"/>
        <w:spacing w:line="360" w:lineRule="auto"/>
        <w:rPr>
          <w:del w:id="513" w:author="Ray Liu" w:date="2019-05-22T18:32:00Z"/>
          <w:rFonts w:ascii="LMRoman10" w:hAnsi="LMRoman10"/>
          <w:sz w:val="22"/>
          <w:szCs w:val="22"/>
        </w:rPr>
      </w:pPr>
      <w:del w:id="514" w:author="Ray Liu" w:date="2019-05-22T18:32:00Z">
        <w:r w:rsidDel="00F153B4">
          <w:rPr>
            <w:rFonts w:ascii="LMRoman10" w:hAnsi="LMRoman10"/>
            <w:sz w:val="22"/>
            <w:szCs w:val="22"/>
          </w:rPr>
          <w:delText>3</w:delText>
        </w:r>
        <w:r w:rsidR="0082004D" w:rsidRPr="0082004D" w:rsidDel="00F153B4">
          <w:rPr>
            <w:rFonts w:ascii="LMRoman10" w:hAnsi="LMRoman10"/>
            <w:sz w:val="22"/>
            <w:szCs w:val="22"/>
          </w:rPr>
          <w:delText>.2.1 Predictor Selection</w:delText>
        </w:r>
      </w:del>
    </w:p>
    <w:p w14:paraId="6C2F6AB2" w14:textId="3082DEDC" w:rsidR="00E7786D" w:rsidDel="00EA353D" w:rsidRDefault="0082004D" w:rsidP="0082004D">
      <w:pPr>
        <w:spacing w:line="360" w:lineRule="auto"/>
        <w:rPr>
          <w:del w:id="515" w:author="Ray Liu" w:date="2019-05-21T19:28:00Z"/>
          <w:rFonts w:ascii="LMRoman10" w:hAnsi="LMRoman10"/>
          <w:sz w:val="22"/>
          <w:szCs w:val="22"/>
        </w:rPr>
      </w:pPr>
      <w:del w:id="516" w:author="Ray Liu" w:date="2019-05-22T18:10:00Z">
        <w:r w:rsidRPr="0082004D" w:rsidDel="00A87C96">
          <w:rPr>
            <w:rFonts w:ascii="LMRoman10" w:hAnsi="LMRoman10" w:hint="eastAsia"/>
            <w:sz w:val="22"/>
            <w:szCs w:val="22"/>
          </w:rPr>
          <w:delText>From the correlation analysis, we found out that there is multicollinearity between variables, so selection variables simply based on scatterplot and correlation matrix will not be efficient. The whole model might be significant, but individual variable will not be significant. THEFT, ASSAULT, BURGLARY can have impact on demand of bike.</w:delText>
        </w:r>
      </w:del>
    </w:p>
    <w:p w14:paraId="15F1F539" w14:textId="207CE963" w:rsidR="003C220E" w:rsidDel="00FD095C" w:rsidRDefault="003C220E" w:rsidP="0082004D">
      <w:pPr>
        <w:spacing w:line="360" w:lineRule="auto"/>
        <w:rPr>
          <w:del w:id="517" w:author="Ray Liu" w:date="2019-05-21T20:03:00Z"/>
          <w:rFonts w:ascii="LMRoman10" w:hAnsi="LMRoman10"/>
          <w:sz w:val="22"/>
          <w:szCs w:val="22"/>
        </w:rPr>
      </w:pPr>
      <w:del w:id="518" w:author="Ray Liu" w:date="2019-05-21T20:03:00Z">
        <w:r w:rsidDel="00FD095C">
          <w:rPr>
            <w:rFonts w:ascii="LMRoman10" w:hAnsi="LMRoman10"/>
            <w:sz w:val="22"/>
            <w:szCs w:val="22"/>
          </w:rPr>
          <w:delText>According to the Lasso selection below, we decide to take ASSAULT, BURGLARY, DECEPTIVE_PRACTICE, HOMICIDE, and THEFT into our first model.</w:delText>
        </w:r>
      </w:del>
    </w:p>
    <w:p w14:paraId="3C15688E" w14:textId="27AC79F0" w:rsidR="003C220E" w:rsidRPr="0082004D" w:rsidDel="00F153B4" w:rsidRDefault="003C220E" w:rsidP="0082004D">
      <w:pPr>
        <w:spacing w:line="360" w:lineRule="auto"/>
        <w:rPr>
          <w:del w:id="519" w:author="Ray Liu" w:date="2019-05-22T18:32:00Z"/>
          <w:rFonts w:ascii="LMRoman10" w:hAnsi="LMRoman10"/>
          <w:sz w:val="22"/>
          <w:szCs w:val="22"/>
        </w:rPr>
      </w:pPr>
    </w:p>
    <w:p w14:paraId="64EB1F7C" w14:textId="013AD9EE" w:rsidR="003C220E" w:rsidRDefault="003C220E" w:rsidP="003C220E">
      <w:pPr>
        <w:jc w:val="center"/>
      </w:pPr>
      <w:del w:id="520" w:author="Ray Liu" w:date="2019-05-21T20:04:00Z">
        <w:r w:rsidRPr="003C220E" w:rsidDel="0097356E">
          <w:rPr>
            <w:noProof/>
          </w:rPr>
          <w:drawing>
            <wp:inline distT="0" distB="0" distL="0" distR="0" wp14:anchorId="5C9F0D47" wp14:editId="49C72AC5">
              <wp:extent cx="2963334" cy="196789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8310" cy="1977843"/>
                      </a:xfrm>
                      <a:prstGeom prst="rect">
                        <a:avLst/>
                      </a:prstGeom>
                    </pic:spPr>
                  </pic:pic>
                </a:graphicData>
              </a:graphic>
            </wp:inline>
          </w:drawing>
        </w:r>
      </w:del>
    </w:p>
    <w:p w14:paraId="16929BA8" w14:textId="77777777" w:rsidR="00F83EBD" w:rsidRDefault="00F83EBD" w:rsidP="003C220E">
      <w:pPr>
        <w:jc w:val="center"/>
      </w:pPr>
    </w:p>
    <w:p w14:paraId="71F82D4D" w14:textId="26FB079E" w:rsidR="003C220E" w:rsidRDefault="00AA69CD" w:rsidP="003C220E">
      <w:pPr>
        <w:pStyle w:val="NormalWeb"/>
        <w:spacing w:line="360" w:lineRule="auto"/>
        <w:rPr>
          <w:rFonts w:ascii="LMRoman10" w:hAnsi="LMRoman10"/>
          <w:sz w:val="22"/>
          <w:szCs w:val="22"/>
        </w:rPr>
      </w:pPr>
      <w:r>
        <w:rPr>
          <w:rFonts w:ascii="LMRoman10" w:hAnsi="LMRoman10"/>
          <w:sz w:val="22"/>
          <w:szCs w:val="22"/>
        </w:rPr>
        <w:t>3</w:t>
      </w:r>
      <w:r w:rsidR="003C220E">
        <w:rPr>
          <w:rFonts w:ascii="LMRoman10" w:hAnsi="LMRoman10"/>
          <w:sz w:val="22"/>
          <w:szCs w:val="22"/>
        </w:rPr>
        <w:t>.2.</w:t>
      </w:r>
      <w:ins w:id="521" w:author="Ray Liu" w:date="2019-05-22T18:32:00Z">
        <w:r w:rsidR="00F153B4">
          <w:rPr>
            <w:rFonts w:ascii="LMRoman10" w:hAnsi="LMRoman10"/>
            <w:sz w:val="22"/>
            <w:szCs w:val="22"/>
          </w:rPr>
          <w:t>1</w:t>
        </w:r>
      </w:ins>
      <w:del w:id="522" w:author="Ray Liu" w:date="2019-05-22T18:32:00Z">
        <w:r w:rsidR="003C220E" w:rsidDel="00F153B4">
          <w:rPr>
            <w:rFonts w:ascii="LMRoman10" w:hAnsi="LMRoman10"/>
            <w:sz w:val="22"/>
            <w:szCs w:val="22"/>
          </w:rPr>
          <w:delText>2</w:delText>
        </w:r>
      </w:del>
      <w:r w:rsidR="003C220E">
        <w:rPr>
          <w:rFonts w:ascii="LMRoman10" w:hAnsi="LMRoman10"/>
          <w:sz w:val="22"/>
          <w:szCs w:val="22"/>
        </w:rPr>
        <w:t xml:space="preserve"> </w:t>
      </w:r>
      <w:del w:id="523" w:author="Ray Liu" w:date="2019-05-22T18:32:00Z">
        <w:r w:rsidR="003C220E" w:rsidDel="00F153B4">
          <w:rPr>
            <w:rFonts w:ascii="LMRoman10" w:hAnsi="LMRoman10" w:hint="eastAsia"/>
            <w:sz w:val="22"/>
            <w:szCs w:val="22"/>
          </w:rPr>
          <w:delText>Decide</w:delText>
        </w:r>
        <w:r w:rsidR="003C220E" w:rsidDel="00F153B4">
          <w:rPr>
            <w:rFonts w:ascii="LMRoman10" w:hAnsi="LMRoman10"/>
            <w:sz w:val="22"/>
            <w:szCs w:val="22"/>
          </w:rPr>
          <w:delText xml:space="preserve"> </w:delText>
        </w:r>
      </w:del>
      <w:ins w:id="524" w:author="Ray Liu" w:date="2019-05-22T18:32:00Z">
        <w:r w:rsidR="00F153B4">
          <w:rPr>
            <w:rFonts w:ascii="LMRoman10" w:hAnsi="LMRoman10"/>
            <w:sz w:val="22"/>
            <w:szCs w:val="22"/>
          </w:rPr>
          <w:t xml:space="preserve">Predictors exploration </w:t>
        </w:r>
      </w:ins>
      <w:del w:id="525" w:author="Ray Liu" w:date="2019-05-22T18:32:00Z">
        <w:r w:rsidR="003C220E" w:rsidDel="00F153B4">
          <w:rPr>
            <w:rFonts w:ascii="LMRoman10" w:hAnsi="LMRoman10"/>
            <w:sz w:val="22"/>
            <w:szCs w:val="22"/>
          </w:rPr>
          <w:delText>independent variable</w:delText>
        </w:r>
      </w:del>
      <w:ins w:id="526" w:author="Ray Liu" w:date="2019-05-22T18:32:00Z">
        <w:r w:rsidR="00F153B4">
          <w:rPr>
            <w:rFonts w:ascii="LMRoman10" w:hAnsi="LMRoman10"/>
            <w:sz w:val="22"/>
            <w:szCs w:val="22"/>
          </w:rPr>
          <w:t>and</w:t>
        </w:r>
      </w:ins>
      <w:r w:rsidR="003C220E">
        <w:rPr>
          <w:rFonts w:ascii="LMRoman10" w:hAnsi="LMRoman10"/>
          <w:sz w:val="22"/>
          <w:szCs w:val="22"/>
        </w:rPr>
        <w:t xml:space="preserve"> transformation</w:t>
      </w:r>
    </w:p>
    <w:p w14:paraId="6014D8C6" w14:textId="4C6403BF" w:rsidR="003C220E" w:rsidRDefault="003C220E" w:rsidP="003C220E">
      <w:pPr>
        <w:pStyle w:val="NormalWeb"/>
        <w:spacing w:line="360" w:lineRule="auto"/>
        <w:rPr>
          <w:ins w:id="527" w:author="Ray Liu" w:date="2019-05-22T16:31:00Z"/>
          <w:rFonts w:ascii="LMRoman10" w:hAnsi="LMRoman10"/>
          <w:sz w:val="22"/>
          <w:szCs w:val="22"/>
        </w:rPr>
      </w:pPr>
      <w:r>
        <w:rPr>
          <w:rFonts w:ascii="LMRoman10" w:hAnsi="LMRoman10" w:hint="eastAsia"/>
          <w:sz w:val="22"/>
          <w:szCs w:val="22"/>
        </w:rPr>
        <w:t>According</w:t>
      </w:r>
      <w:r>
        <w:rPr>
          <w:rFonts w:ascii="LMRoman10" w:hAnsi="LMRoman10"/>
          <w:sz w:val="22"/>
          <w:szCs w:val="22"/>
        </w:rPr>
        <w:t xml:space="preserve"> to the scatter plot</w:t>
      </w:r>
      <w:ins w:id="528" w:author="Ray Liu" w:date="2019-05-22T16:30:00Z">
        <w:r w:rsidR="00DD7333">
          <w:rPr>
            <w:rFonts w:ascii="LMRoman10" w:hAnsi="LMRoman10"/>
            <w:sz w:val="22"/>
            <w:szCs w:val="22"/>
          </w:rPr>
          <w:t xml:space="preserve"> and the histogram graphic</w:t>
        </w:r>
      </w:ins>
      <w:r>
        <w:rPr>
          <w:rFonts w:ascii="LMRoman10" w:hAnsi="LMRoman10"/>
          <w:sz w:val="22"/>
          <w:szCs w:val="22"/>
        </w:rPr>
        <w:t xml:space="preserve">, </w:t>
      </w:r>
      <w:del w:id="529" w:author="Ray Liu" w:date="2019-05-22T16:30:00Z">
        <w:r w:rsidDel="00DD7333">
          <w:rPr>
            <w:rFonts w:ascii="LMRoman10" w:hAnsi="LMRoman10"/>
            <w:sz w:val="22"/>
            <w:szCs w:val="22"/>
          </w:rPr>
          <w:delText>we assume the predictors have the linear relationship with trips, so no transformation needed.</w:delText>
        </w:r>
      </w:del>
      <w:ins w:id="530" w:author="Ray Liu" w:date="2019-05-22T16:30:00Z">
        <w:r w:rsidR="00DD7333">
          <w:rPr>
            <w:rFonts w:ascii="LMRoman10" w:hAnsi="LMRoman10"/>
            <w:sz w:val="22"/>
            <w:szCs w:val="22"/>
          </w:rPr>
          <w:t>we decide</w:t>
        </w:r>
      </w:ins>
      <w:ins w:id="531" w:author="Ray Liu" w:date="2019-05-22T16:31:00Z">
        <w:r w:rsidR="00DD7333">
          <w:rPr>
            <w:rFonts w:ascii="LMRoman10" w:hAnsi="LMRoman10"/>
            <w:sz w:val="22"/>
            <w:szCs w:val="22"/>
          </w:rPr>
          <w:t xml:space="preserve"> a transformation below</w:t>
        </w:r>
      </w:ins>
      <w:ins w:id="532" w:author="Ray Liu" w:date="2019-05-22T18:29:00Z">
        <w:r w:rsidR="0025225D">
          <w:rPr>
            <w:rFonts w:ascii="LMRoman10" w:hAnsi="LMRoman10"/>
            <w:sz w:val="22"/>
            <w:szCs w:val="22"/>
          </w:rPr>
          <w:t>, the bold words are our final transformation choice:</w:t>
        </w:r>
      </w:ins>
    </w:p>
    <w:tbl>
      <w:tblPr>
        <w:tblStyle w:val="TableGrid"/>
        <w:tblW w:w="0" w:type="auto"/>
        <w:tblLook w:val="04A0" w:firstRow="1" w:lastRow="0" w:firstColumn="1" w:lastColumn="0" w:noHBand="0" w:noVBand="1"/>
      </w:tblPr>
      <w:tblGrid>
        <w:gridCol w:w="3324"/>
        <w:gridCol w:w="3013"/>
        <w:gridCol w:w="3013"/>
      </w:tblGrid>
      <w:tr w:rsidR="00DD7333" w14:paraId="5D3DF585" w14:textId="77777777" w:rsidTr="00F153B4">
        <w:trPr>
          <w:ins w:id="533" w:author="Ray Liu" w:date="2019-05-22T16:31:00Z"/>
        </w:trPr>
        <w:tc>
          <w:tcPr>
            <w:tcW w:w="3324" w:type="dxa"/>
          </w:tcPr>
          <w:p w14:paraId="055D0D6A" w14:textId="77777777" w:rsidR="00DD7333" w:rsidRDefault="00DD7333" w:rsidP="00F153B4">
            <w:pPr>
              <w:pStyle w:val="NormalWeb"/>
              <w:spacing w:line="360" w:lineRule="auto"/>
              <w:rPr>
                <w:ins w:id="534" w:author="Ray Liu" w:date="2019-05-22T16:31:00Z"/>
                <w:rFonts w:ascii="LMRoman10" w:hAnsi="LMRoman10"/>
                <w:sz w:val="22"/>
                <w:szCs w:val="22"/>
              </w:rPr>
            </w:pPr>
            <w:ins w:id="535" w:author="Ray Liu" w:date="2019-05-22T16:31:00Z">
              <w:r>
                <w:rPr>
                  <w:rFonts w:ascii="LMRoman10" w:hAnsi="LMRoman10"/>
                  <w:sz w:val="22"/>
                  <w:szCs w:val="22"/>
                </w:rPr>
                <w:t>Predictors</w:t>
              </w:r>
            </w:ins>
          </w:p>
        </w:tc>
        <w:tc>
          <w:tcPr>
            <w:tcW w:w="3013" w:type="dxa"/>
          </w:tcPr>
          <w:p w14:paraId="5DD85162" w14:textId="77777777" w:rsidR="00DD7333" w:rsidRDefault="00DD7333" w:rsidP="00F153B4">
            <w:pPr>
              <w:pStyle w:val="NormalWeb"/>
              <w:spacing w:line="360" w:lineRule="auto"/>
              <w:rPr>
                <w:ins w:id="536" w:author="Ray Liu" w:date="2019-05-22T16:31:00Z"/>
                <w:rFonts w:ascii="LMRoman10" w:hAnsi="LMRoman10"/>
                <w:sz w:val="22"/>
                <w:szCs w:val="22"/>
              </w:rPr>
            </w:pPr>
            <w:ins w:id="537" w:author="Ray Liu" w:date="2019-05-22T16:31:00Z">
              <w:r>
                <w:rPr>
                  <w:rFonts w:ascii="LMRoman10" w:hAnsi="LMRoman10"/>
                  <w:sz w:val="22"/>
                  <w:szCs w:val="22"/>
                </w:rPr>
                <w:t>Transform assumption1</w:t>
              </w:r>
            </w:ins>
          </w:p>
        </w:tc>
        <w:tc>
          <w:tcPr>
            <w:tcW w:w="3013" w:type="dxa"/>
          </w:tcPr>
          <w:p w14:paraId="4EB6FE13" w14:textId="77777777" w:rsidR="00DD7333" w:rsidRDefault="00DD7333" w:rsidP="00F153B4">
            <w:pPr>
              <w:pStyle w:val="NormalWeb"/>
              <w:spacing w:line="360" w:lineRule="auto"/>
              <w:rPr>
                <w:ins w:id="538" w:author="Ray Liu" w:date="2019-05-22T16:31:00Z"/>
                <w:rFonts w:ascii="LMRoman10" w:hAnsi="LMRoman10"/>
                <w:sz w:val="22"/>
                <w:szCs w:val="22"/>
              </w:rPr>
            </w:pPr>
            <w:ins w:id="539" w:author="Ray Liu" w:date="2019-05-22T16:31:00Z">
              <w:r>
                <w:rPr>
                  <w:rFonts w:ascii="LMRoman10" w:hAnsi="LMRoman10"/>
                  <w:sz w:val="22"/>
                  <w:szCs w:val="22"/>
                </w:rPr>
                <w:t>Transform assumption2</w:t>
              </w:r>
            </w:ins>
          </w:p>
        </w:tc>
      </w:tr>
      <w:tr w:rsidR="00DD7333" w14:paraId="58BCA6F2" w14:textId="77777777" w:rsidTr="00F153B4">
        <w:trPr>
          <w:ins w:id="540" w:author="Ray Liu" w:date="2019-05-22T16:31:00Z"/>
        </w:trPr>
        <w:tc>
          <w:tcPr>
            <w:tcW w:w="3324" w:type="dxa"/>
          </w:tcPr>
          <w:p w14:paraId="2D00C842" w14:textId="7A43A4C8" w:rsidR="00DD7333" w:rsidRDefault="00DD7333" w:rsidP="00F153B4">
            <w:pPr>
              <w:pStyle w:val="NormalWeb"/>
              <w:spacing w:line="360" w:lineRule="auto"/>
              <w:rPr>
                <w:ins w:id="541" w:author="Ray Liu" w:date="2019-05-22T16:31:00Z"/>
                <w:rFonts w:ascii="LMRoman10" w:hAnsi="LMRoman10"/>
                <w:sz w:val="22"/>
                <w:szCs w:val="22"/>
              </w:rPr>
            </w:pPr>
            <w:ins w:id="542" w:author="Ray Liu" w:date="2019-05-22T16:32:00Z">
              <w:r>
                <w:rPr>
                  <w:rFonts w:ascii="LMRoman10" w:hAnsi="LMRoman10"/>
                  <w:sz w:val="22"/>
                  <w:szCs w:val="22"/>
                </w:rPr>
                <w:t>ASSAULT</w:t>
              </w:r>
            </w:ins>
          </w:p>
        </w:tc>
        <w:tc>
          <w:tcPr>
            <w:tcW w:w="3013" w:type="dxa"/>
            <w:vMerge w:val="restart"/>
            <w:vAlign w:val="center"/>
          </w:tcPr>
          <w:p w14:paraId="120F56C2" w14:textId="77777777" w:rsidR="00DD7333" w:rsidRPr="0025225D" w:rsidRDefault="00DD7333" w:rsidP="00F153B4">
            <w:pPr>
              <w:pStyle w:val="NormalWeb"/>
              <w:spacing w:line="360" w:lineRule="auto"/>
              <w:jc w:val="center"/>
              <w:rPr>
                <w:ins w:id="543" w:author="Ray Liu" w:date="2019-05-22T16:31:00Z"/>
                <w:rFonts w:ascii="SimSun" w:eastAsia="SimSun" w:hAnsi="SimSun" w:cs="SimSun"/>
                <w:b/>
                <w:bCs/>
                <w:sz w:val="22"/>
                <w:szCs w:val="22"/>
                <w:rPrChange w:id="544" w:author="Ray Liu" w:date="2019-05-22T18:29:00Z">
                  <w:rPr>
                    <w:ins w:id="545" w:author="Ray Liu" w:date="2019-05-22T16:31:00Z"/>
                    <w:rFonts w:ascii="SimSun" w:eastAsia="SimSun" w:hAnsi="SimSun" w:cs="SimSun"/>
                    <w:sz w:val="22"/>
                    <w:szCs w:val="22"/>
                  </w:rPr>
                </w:rPrChange>
              </w:rPr>
            </w:pPr>
            <w:ins w:id="546" w:author="Ray Liu" w:date="2019-05-22T16:31:00Z">
              <w:r w:rsidRPr="0025225D">
                <w:rPr>
                  <w:rFonts w:ascii="LMRoman10" w:hAnsi="LMRoman10"/>
                  <w:b/>
                  <w:bCs/>
                  <w:sz w:val="22"/>
                  <w:szCs w:val="22"/>
                  <w:rPrChange w:id="547" w:author="Ray Liu" w:date="2019-05-22T18:29:00Z">
                    <w:rPr>
                      <w:rFonts w:ascii="LMRoman10" w:hAnsi="LMRoman10"/>
                      <w:sz w:val="22"/>
                      <w:szCs w:val="22"/>
                    </w:rPr>
                  </w:rPrChange>
                </w:rPr>
                <w:t>N/A</w:t>
              </w:r>
            </w:ins>
          </w:p>
        </w:tc>
        <w:tc>
          <w:tcPr>
            <w:tcW w:w="3013" w:type="dxa"/>
            <w:vMerge w:val="restart"/>
            <w:vAlign w:val="center"/>
          </w:tcPr>
          <w:p w14:paraId="71800E97" w14:textId="77777777" w:rsidR="00DD7333" w:rsidRDefault="00DD7333" w:rsidP="00F153B4">
            <w:pPr>
              <w:pStyle w:val="NormalWeb"/>
              <w:spacing w:line="360" w:lineRule="auto"/>
              <w:jc w:val="center"/>
              <w:rPr>
                <w:ins w:id="548" w:author="Ray Liu" w:date="2019-05-22T16:31:00Z"/>
                <w:rFonts w:ascii="LMRoman10" w:hAnsi="LMRoman10"/>
                <w:sz w:val="22"/>
                <w:szCs w:val="22"/>
              </w:rPr>
            </w:pPr>
            <w:ins w:id="549" w:author="Ray Liu" w:date="2019-05-22T16:31:00Z">
              <w:r>
                <w:rPr>
                  <w:rFonts w:ascii="LMRoman10" w:hAnsi="LMRoman10"/>
                  <w:sz w:val="22"/>
                  <w:szCs w:val="22"/>
                </w:rPr>
                <w:t>square</w:t>
              </w:r>
            </w:ins>
          </w:p>
        </w:tc>
      </w:tr>
      <w:tr w:rsidR="00DD7333" w14:paraId="4057EA9C" w14:textId="77777777" w:rsidTr="00F153B4">
        <w:trPr>
          <w:ins w:id="550" w:author="Ray Liu" w:date="2019-05-22T16:31:00Z"/>
        </w:trPr>
        <w:tc>
          <w:tcPr>
            <w:tcW w:w="3324" w:type="dxa"/>
          </w:tcPr>
          <w:p w14:paraId="585D87ED" w14:textId="3FFD4838" w:rsidR="00DD7333" w:rsidRDefault="00DD7333" w:rsidP="00F153B4">
            <w:pPr>
              <w:pStyle w:val="NormalWeb"/>
              <w:spacing w:line="360" w:lineRule="auto"/>
              <w:rPr>
                <w:ins w:id="551" w:author="Ray Liu" w:date="2019-05-22T16:31:00Z"/>
                <w:rFonts w:ascii="LMRoman10" w:hAnsi="LMRoman10"/>
                <w:sz w:val="22"/>
                <w:szCs w:val="22"/>
              </w:rPr>
            </w:pPr>
            <w:ins w:id="552" w:author="Ray Liu" w:date="2019-05-22T16:33:00Z">
              <w:r>
                <w:rPr>
                  <w:rFonts w:ascii="LMRoman10" w:hAnsi="LMRoman10"/>
                  <w:sz w:val="22"/>
                  <w:szCs w:val="22"/>
                </w:rPr>
                <w:t>BATTERY</w:t>
              </w:r>
            </w:ins>
          </w:p>
        </w:tc>
        <w:tc>
          <w:tcPr>
            <w:tcW w:w="3013" w:type="dxa"/>
            <w:vMerge/>
            <w:vAlign w:val="center"/>
          </w:tcPr>
          <w:p w14:paraId="17346C29" w14:textId="77777777" w:rsidR="00DD7333" w:rsidRDefault="00DD7333" w:rsidP="00F153B4">
            <w:pPr>
              <w:pStyle w:val="NormalWeb"/>
              <w:spacing w:line="360" w:lineRule="auto"/>
              <w:jc w:val="center"/>
              <w:rPr>
                <w:ins w:id="553" w:author="Ray Liu" w:date="2019-05-22T16:31:00Z"/>
                <w:rFonts w:ascii="LMRoman10" w:hAnsi="LMRoman10"/>
                <w:sz w:val="22"/>
                <w:szCs w:val="22"/>
              </w:rPr>
            </w:pPr>
          </w:p>
        </w:tc>
        <w:tc>
          <w:tcPr>
            <w:tcW w:w="3013" w:type="dxa"/>
            <w:vMerge/>
            <w:vAlign w:val="center"/>
          </w:tcPr>
          <w:p w14:paraId="51262B4C" w14:textId="77777777" w:rsidR="00DD7333" w:rsidRDefault="00DD7333" w:rsidP="00F153B4">
            <w:pPr>
              <w:pStyle w:val="NormalWeb"/>
              <w:spacing w:line="360" w:lineRule="auto"/>
              <w:jc w:val="center"/>
              <w:rPr>
                <w:ins w:id="554" w:author="Ray Liu" w:date="2019-05-22T16:31:00Z"/>
                <w:rFonts w:ascii="LMRoman10" w:hAnsi="LMRoman10"/>
                <w:sz w:val="22"/>
                <w:szCs w:val="22"/>
              </w:rPr>
            </w:pPr>
          </w:p>
        </w:tc>
      </w:tr>
      <w:tr w:rsidR="00DD7333" w14:paraId="76608E52" w14:textId="77777777" w:rsidTr="00F153B4">
        <w:trPr>
          <w:ins w:id="555" w:author="Ray Liu" w:date="2019-05-22T16:31:00Z"/>
        </w:trPr>
        <w:tc>
          <w:tcPr>
            <w:tcW w:w="3324" w:type="dxa"/>
          </w:tcPr>
          <w:p w14:paraId="07D04103" w14:textId="4E1E0AEA" w:rsidR="00DD7333" w:rsidRDefault="00DD7333" w:rsidP="00F153B4">
            <w:pPr>
              <w:pStyle w:val="NormalWeb"/>
              <w:spacing w:line="360" w:lineRule="auto"/>
              <w:rPr>
                <w:ins w:id="556" w:author="Ray Liu" w:date="2019-05-22T16:31:00Z"/>
                <w:rFonts w:ascii="LMRoman10" w:hAnsi="LMRoman10"/>
                <w:sz w:val="22"/>
                <w:szCs w:val="22"/>
              </w:rPr>
            </w:pPr>
            <w:ins w:id="557" w:author="Ray Liu" w:date="2019-05-22T16:33:00Z">
              <w:r>
                <w:rPr>
                  <w:rFonts w:ascii="LMRoman10" w:hAnsi="LMRoman10"/>
                  <w:sz w:val="22"/>
                  <w:szCs w:val="22"/>
                </w:rPr>
                <w:t>BURGLARY</w:t>
              </w:r>
            </w:ins>
          </w:p>
        </w:tc>
        <w:tc>
          <w:tcPr>
            <w:tcW w:w="3013" w:type="dxa"/>
            <w:vMerge/>
            <w:vAlign w:val="center"/>
          </w:tcPr>
          <w:p w14:paraId="5B5AB780" w14:textId="77777777" w:rsidR="00DD7333" w:rsidRDefault="00DD7333" w:rsidP="00F153B4">
            <w:pPr>
              <w:pStyle w:val="NormalWeb"/>
              <w:spacing w:line="360" w:lineRule="auto"/>
              <w:jc w:val="center"/>
              <w:rPr>
                <w:ins w:id="558" w:author="Ray Liu" w:date="2019-05-22T16:31:00Z"/>
                <w:rFonts w:ascii="LMRoman10" w:hAnsi="LMRoman10"/>
                <w:sz w:val="22"/>
                <w:szCs w:val="22"/>
              </w:rPr>
            </w:pPr>
          </w:p>
        </w:tc>
        <w:tc>
          <w:tcPr>
            <w:tcW w:w="3013" w:type="dxa"/>
            <w:vMerge/>
            <w:vAlign w:val="center"/>
          </w:tcPr>
          <w:p w14:paraId="423E982B" w14:textId="77777777" w:rsidR="00DD7333" w:rsidRDefault="00DD7333" w:rsidP="00F153B4">
            <w:pPr>
              <w:pStyle w:val="NormalWeb"/>
              <w:spacing w:line="360" w:lineRule="auto"/>
              <w:jc w:val="center"/>
              <w:rPr>
                <w:ins w:id="559" w:author="Ray Liu" w:date="2019-05-22T16:31:00Z"/>
                <w:rFonts w:ascii="LMRoman10" w:hAnsi="LMRoman10"/>
                <w:sz w:val="22"/>
                <w:szCs w:val="22"/>
              </w:rPr>
            </w:pPr>
          </w:p>
        </w:tc>
      </w:tr>
      <w:tr w:rsidR="0025225D" w14:paraId="7974B691" w14:textId="77777777" w:rsidTr="00F153B4">
        <w:trPr>
          <w:ins w:id="560" w:author="Ray Liu" w:date="2019-05-22T18:28:00Z"/>
        </w:trPr>
        <w:tc>
          <w:tcPr>
            <w:tcW w:w="3324" w:type="dxa"/>
          </w:tcPr>
          <w:p w14:paraId="1E86CB18" w14:textId="22A7E955" w:rsidR="0025225D" w:rsidRDefault="0025225D" w:rsidP="00DD7333">
            <w:pPr>
              <w:pStyle w:val="NormalWeb"/>
              <w:spacing w:line="360" w:lineRule="auto"/>
              <w:rPr>
                <w:ins w:id="561" w:author="Ray Liu" w:date="2019-05-22T18:28:00Z"/>
                <w:rFonts w:ascii="LMRoman10" w:hAnsi="LMRoman10"/>
                <w:sz w:val="22"/>
                <w:szCs w:val="22"/>
              </w:rPr>
            </w:pPr>
            <w:ins w:id="562" w:author="Ray Liu" w:date="2019-05-22T18:28:00Z">
              <w:r>
                <w:rPr>
                  <w:rFonts w:ascii="LMRoman10" w:hAnsi="LMRoman10" w:hint="eastAsia"/>
                  <w:sz w:val="22"/>
                  <w:szCs w:val="22"/>
                </w:rPr>
                <w:t>THEFT</w:t>
              </w:r>
            </w:ins>
          </w:p>
        </w:tc>
        <w:tc>
          <w:tcPr>
            <w:tcW w:w="3013" w:type="dxa"/>
            <w:vAlign w:val="center"/>
          </w:tcPr>
          <w:p w14:paraId="342A26FE" w14:textId="14F12209" w:rsidR="0025225D" w:rsidRDefault="0025225D" w:rsidP="00DD7333">
            <w:pPr>
              <w:pStyle w:val="NormalWeb"/>
              <w:spacing w:line="360" w:lineRule="auto"/>
              <w:jc w:val="center"/>
              <w:rPr>
                <w:ins w:id="563" w:author="Ray Liu" w:date="2019-05-22T18:28:00Z"/>
                <w:rFonts w:ascii="LMRoman10" w:hAnsi="LMRoman10"/>
                <w:sz w:val="22"/>
                <w:szCs w:val="22"/>
              </w:rPr>
            </w:pPr>
            <w:ins w:id="564" w:author="Ray Liu" w:date="2019-05-22T18:28:00Z">
              <w:r>
                <w:rPr>
                  <w:rFonts w:ascii="LMRoman10" w:hAnsi="LMRoman10"/>
                  <w:sz w:val="22"/>
                  <w:szCs w:val="22"/>
                </w:rPr>
                <w:t>N/A</w:t>
              </w:r>
            </w:ins>
          </w:p>
        </w:tc>
        <w:tc>
          <w:tcPr>
            <w:tcW w:w="3013" w:type="dxa"/>
            <w:vAlign w:val="center"/>
          </w:tcPr>
          <w:p w14:paraId="5026BEDB" w14:textId="59993A1F" w:rsidR="0025225D" w:rsidRPr="0025225D" w:rsidRDefault="0025225D" w:rsidP="00DD7333">
            <w:pPr>
              <w:pStyle w:val="NormalWeb"/>
              <w:spacing w:line="360" w:lineRule="auto"/>
              <w:jc w:val="center"/>
              <w:rPr>
                <w:ins w:id="565" w:author="Ray Liu" w:date="2019-05-22T18:28:00Z"/>
                <w:rFonts w:ascii="LMRoman10" w:hAnsi="LMRoman10"/>
                <w:b/>
                <w:bCs/>
                <w:sz w:val="22"/>
                <w:szCs w:val="22"/>
                <w:rPrChange w:id="566" w:author="Ray Liu" w:date="2019-05-22T18:28:00Z">
                  <w:rPr>
                    <w:ins w:id="567" w:author="Ray Liu" w:date="2019-05-22T18:28:00Z"/>
                    <w:rFonts w:ascii="LMRoman10" w:hAnsi="LMRoman10"/>
                    <w:sz w:val="22"/>
                    <w:szCs w:val="22"/>
                  </w:rPr>
                </w:rPrChange>
              </w:rPr>
            </w:pPr>
            <w:ins w:id="568" w:author="Ray Liu" w:date="2019-05-22T18:28:00Z">
              <w:r w:rsidRPr="0025225D">
                <w:rPr>
                  <w:rFonts w:ascii="LMRoman10" w:hAnsi="LMRoman10"/>
                  <w:b/>
                  <w:bCs/>
                  <w:sz w:val="22"/>
                  <w:szCs w:val="22"/>
                  <w:rPrChange w:id="569" w:author="Ray Liu" w:date="2019-05-22T18:28:00Z">
                    <w:rPr>
                      <w:rFonts w:ascii="LMRoman10" w:hAnsi="LMRoman10"/>
                      <w:sz w:val="22"/>
                      <w:szCs w:val="22"/>
                    </w:rPr>
                  </w:rPrChange>
                </w:rPr>
                <w:t>L</w:t>
              </w:r>
              <w:r w:rsidRPr="0025225D">
                <w:rPr>
                  <w:rFonts w:ascii="LMRoman10" w:hAnsi="LMRoman10" w:hint="eastAsia"/>
                  <w:b/>
                  <w:bCs/>
                  <w:sz w:val="22"/>
                  <w:szCs w:val="22"/>
                  <w:rPrChange w:id="570" w:author="Ray Liu" w:date="2019-05-22T18:28:00Z">
                    <w:rPr>
                      <w:rFonts w:ascii="LMRoman10" w:hAnsi="LMRoman10" w:hint="eastAsia"/>
                      <w:sz w:val="22"/>
                      <w:szCs w:val="22"/>
                    </w:rPr>
                  </w:rPrChange>
                </w:rPr>
                <w:t>og</w:t>
              </w:r>
              <w:r w:rsidRPr="0025225D">
                <w:rPr>
                  <w:rFonts w:ascii="LMRoman10" w:hAnsi="LMRoman10"/>
                  <w:b/>
                  <w:bCs/>
                  <w:sz w:val="22"/>
                  <w:szCs w:val="22"/>
                  <w:rPrChange w:id="571" w:author="Ray Liu" w:date="2019-05-22T18:28:00Z">
                    <w:rPr>
                      <w:rFonts w:ascii="LMRoman10" w:hAnsi="LMRoman10"/>
                      <w:sz w:val="22"/>
                      <w:szCs w:val="22"/>
                    </w:rPr>
                  </w:rPrChange>
                </w:rPr>
                <w:t>(</w:t>
              </w:r>
              <w:proofErr w:type="spellStart"/>
              <w:r w:rsidRPr="0025225D">
                <w:rPr>
                  <w:rFonts w:ascii="LMRoman10" w:hAnsi="LMRoman10"/>
                  <w:b/>
                  <w:bCs/>
                  <w:sz w:val="22"/>
                  <w:szCs w:val="22"/>
                  <w:rPrChange w:id="572" w:author="Ray Liu" w:date="2019-05-22T18:28:00Z">
                    <w:rPr>
                      <w:rFonts w:ascii="LMRoman10" w:hAnsi="LMRoman10"/>
                      <w:sz w:val="22"/>
                      <w:szCs w:val="22"/>
                    </w:rPr>
                  </w:rPrChange>
                </w:rPr>
                <w:t>x+a</w:t>
              </w:r>
              <w:proofErr w:type="spellEnd"/>
              <w:r w:rsidRPr="0025225D">
                <w:rPr>
                  <w:rFonts w:ascii="LMRoman10" w:hAnsi="LMRoman10"/>
                  <w:b/>
                  <w:bCs/>
                  <w:sz w:val="22"/>
                  <w:szCs w:val="22"/>
                  <w:rPrChange w:id="573" w:author="Ray Liu" w:date="2019-05-22T18:28:00Z">
                    <w:rPr>
                      <w:rFonts w:ascii="LMRoman10" w:hAnsi="LMRoman10"/>
                      <w:sz w:val="22"/>
                      <w:szCs w:val="22"/>
                    </w:rPr>
                  </w:rPrChange>
                </w:rPr>
                <w:t>)</w:t>
              </w:r>
            </w:ins>
          </w:p>
        </w:tc>
      </w:tr>
      <w:tr w:rsidR="0025225D" w14:paraId="64C7EC34" w14:textId="77777777" w:rsidTr="00F153B4">
        <w:trPr>
          <w:ins w:id="574" w:author="Ray Liu" w:date="2019-05-22T18:27:00Z"/>
        </w:trPr>
        <w:tc>
          <w:tcPr>
            <w:tcW w:w="3324" w:type="dxa"/>
          </w:tcPr>
          <w:p w14:paraId="42C7FD1F" w14:textId="29F6DC90" w:rsidR="0025225D" w:rsidRDefault="0025225D" w:rsidP="00DD7333">
            <w:pPr>
              <w:pStyle w:val="NormalWeb"/>
              <w:spacing w:line="360" w:lineRule="auto"/>
              <w:rPr>
                <w:ins w:id="575" w:author="Ray Liu" w:date="2019-05-22T18:27:00Z"/>
                <w:rFonts w:ascii="LMRoman10" w:hAnsi="LMRoman10"/>
                <w:sz w:val="22"/>
                <w:szCs w:val="22"/>
              </w:rPr>
            </w:pPr>
            <w:ins w:id="576" w:author="Ray Liu" w:date="2019-05-22T18:27:00Z">
              <w:r>
                <w:rPr>
                  <w:rFonts w:ascii="LMRoman10" w:hAnsi="LMRoman10"/>
                  <w:sz w:val="22"/>
                  <w:szCs w:val="22"/>
                </w:rPr>
                <w:t>ROBBERY</w:t>
              </w:r>
            </w:ins>
          </w:p>
        </w:tc>
        <w:tc>
          <w:tcPr>
            <w:tcW w:w="3013" w:type="dxa"/>
            <w:vAlign w:val="center"/>
          </w:tcPr>
          <w:p w14:paraId="0D465B24" w14:textId="620A69F3" w:rsidR="0025225D" w:rsidRDefault="0025225D" w:rsidP="00DD7333">
            <w:pPr>
              <w:pStyle w:val="NormalWeb"/>
              <w:spacing w:line="360" w:lineRule="auto"/>
              <w:jc w:val="center"/>
              <w:rPr>
                <w:ins w:id="577" w:author="Ray Liu" w:date="2019-05-22T18:27:00Z"/>
                <w:rFonts w:ascii="LMRoman10" w:hAnsi="LMRoman10"/>
                <w:sz w:val="22"/>
                <w:szCs w:val="22"/>
              </w:rPr>
            </w:pPr>
            <w:ins w:id="578" w:author="Ray Liu" w:date="2019-05-22T18:27:00Z">
              <w:r>
                <w:rPr>
                  <w:rFonts w:ascii="LMRoman10" w:hAnsi="LMRoman10"/>
                  <w:sz w:val="22"/>
                  <w:szCs w:val="22"/>
                </w:rPr>
                <w:t>N/A</w:t>
              </w:r>
            </w:ins>
          </w:p>
        </w:tc>
        <w:tc>
          <w:tcPr>
            <w:tcW w:w="3013" w:type="dxa"/>
            <w:vAlign w:val="center"/>
          </w:tcPr>
          <w:p w14:paraId="5F23357D" w14:textId="6E77C3DC" w:rsidR="0025225D" w:rsidRPr="0025225D" w:rsidRDefault="0025225D" w:rsidP="00DD7333">
            <w:pPr>
              <w:pStyle w:val="NormalWeb"/>
              <w:spacing w:line="360" w:lineRule="auto"/>
              <w:jc w:val="center"/>
              <w:rPr>
                <w:ins w:id="579" w:author="Ray Liu" w:date="2019-05-22T18:27:00Z"/>
                <w:rFonts w:ascii="LMRoman10" w:hAnsi="LMRoman10"/>
                <w:b/>
                <w:bCs/>
                <w:sz w:val="22"/>
                <w:szCs w:val="22"/>
                <w:rPrChange w:id="580" w:author="Ray Liu" w:date="2019-05-22T18:28:00Z">
                  <w:rPr>
                    <w:ins w:id="581" w:author="Ray Liu" w:date="2019-05-22T18:27:00Z"/>
                    <w:rFonts w:ascii="LMRoman10" w:hAnsi="LMRoman10"/>
                    <w:sz w:val="22"/>
                    <w:szCs w:val="22"/>
                  </w:rPr>
                </w:rPrChange>
              </w:rPr>
            </w:pPr>
            <w:ins w:id="582" w:author="Ray Liu" w:date="2019-05-22T18:27:00Z">
              <w:r w:rsidRPr="0025225D">
                <w:rPr>
                  <w:rFonts w:ascii="LMRoman10" w:hAnsi="LMRoman10"/>
                  <w:b/>
                  <w:bCs/>
                  <w:sz w:val="22"/>
                  <w:szCs w:val="22"/>
                  <w:rPrChange w:id="583" w:author="Ray Liu" w:date="2019-05-22T18:28:00Z">
                    <w:rPr>
                      <w:rFonts w:ascii="LMRoman10" w:hAnsi="LMRoman10"/>
                      <w:sz w:val="22"/>
                      <w:szCs w:val="22"/>
                    </w:rPr>
                  </w:rPrChange>
                </w:rPr>
                <w:t>Log(</w:t>
              </w:r>
              <w:proofErr w:type="spellStart"/>
              <w:r w:rsidRPr="0025225D">
                <w:rPr>
                  <w:rFonts w:ascii="LMRoman10" w:hAnsi="LMRoman10" w:hint="eastAsia"/>
                  <w:b/>
                  <w:bCs/>
                  <w:sz w:val="22"/>
                  <w:szCs w:val="22"/>
                  <w:rPrChange w:id="584" w:author="Ray Liu" w:date="2019-05-22T18:28:00Z">
                    <w:rPr>
                      <w:rFonts w:ascii="LMRoman10" w:hAnsi="LMRoman10" w:hint="eastAsia"/>
                      <w:sz w:val="22"/>
                      <w:szCs w:val="22"/>
                    </w:rPr>
                  </w:rPrChange>
                </w:rPr>
                <w:t>x+a</w:t>
              </w:r>
              <w:proofErr w:type="spellEnd"/>
              <w:r w:rsidRPr="0025225D">
                <w:rPr>
                  <w:rFonts w:ascii="LMRoman10" w:hAnsi="LMRoman10" w:hint="eastAsia"/>
                  <w:b/>
                  <w:bCs/>
                  <w:sz w:val="22"/>
                  <w:szCs w:val="22"/>
                  <w:rPrChange w:id="585" w:author="Ray Liu" w:date="2019-05-22T18:28:00Z">
                    <w:rPr>
                      <w:rFonts w:ascii="LMRoman10" w:hAnsi="LMRoman10" w:hint="eastAsia"/>
                      <w:sz w:val="22"/>
                      <w:szCs w:val="22"/>
                    </w:rPr>
                  </w:rPrChange>
                </w:rPr>
                <w:t>)</w:t>
              </w:r>
            </w:ins>
          </w:p>
        </w:tc>
      </w:tr>
      <w:tr w:rsidR="0025225D" w14:paraId="56781E64" w14:textId="77777777" w:rsidTr="00F153B4">
        <w:trPr>
          <w:ins w:id="586" w:author="Ray Liu" w:date="2019-05-22T18:26:00Z"/>
        </w:trPr>
        <w:tc>
          <w:tcPr>
            <w:tcW w:w="3324" w:type="dxa"/>
          </w:tcPr>
          <w:p w14:paraId="011CD662" w14:textId="11BC7D59" w:rsidR="0025225D" w:rsidRDefault="0025225D" w:rsidP="00DD7333">
            <w:pPr>
              <w:pStyle w:val="NormalWeb"/>
              <w:spacing w:line="360" w:lineRule="auto"/>
              <w:rPr>
                <w:ins w:id="587" w:author="Ray Liu" w:date="2019-05-22T18:26:00Z"/>
                <w:rFonts w:ascii="LMRoman10" w:hAnsi="LMRoman10"/>
                <w:sz w:val="22"/>
                <w:szCs w:val="22"/>
              </w:rPr>
            </w:pPr>
            <w:ins w:id="588" w:author="Ray Liu" w:date="2019-05-22T18:26:00Z">
              <w:r>
                <w:rPr>
                  <w:rFonts w:ascii="LMRoman10" w:hAnsi="LMRoman10"/>
                  <w:sz w:val="22"/>
                  <w:szCs w:val="22"/>
                </w:rPr>
                <w:t>DECEPTIVE_PRACTICE</w:t>
              </w:r>
            </w:ins>
          </w:p>
        </w:tc>
        <w:tc>
          <w:tcPr>
            <w:tcW w:w="3013" w:type="dxa"/>
            <w:vAlign w:val="center"/>
          </w:tcPr>
          <w:p w14:paraId="4A5913D1" w14:textId="21B4729C" w:rsidR="0025225D" w:rsidRDefault="0025225D" w:rsidP="00DD7333">
            <w:pPr>
              <w:pStyle w:val="NormalWeb"/>
              <w:spacing w:line="360" w:lineRule="auto"/>
              <w:jc w:val="center"/>
              <w:rPr>
                <w:ins w:id="589" w:author="Ray Liu" w:date="2019-05-22T18:26:00Z"/>
                <w:rFonts w:ascii="LMRoman10" w:hAnsi="LMRoman10" w:hint="eastAsia"/>
                <w:sz w:val="22"/>
                <w:szCs w:val="22"/>
              </w:rPr>
            </w:pPr>
            <w:ins w:id="590" w:author="Ray Liu" w:date="2019-05-22T18:26:00Z">
              <w:r>
                <w:rPr>
                  <w:rFonts w:ascii="LMRoman10" w:hAnsi="LMRoman10"/>
                  <w:sz w:val="22"/>
                  <w:szCs w:val="22"/>
                </w:rPr>
                <w:t>N/A</w:t>
              </w:r>
            </w:ins>
          </w:p>
        </w:tc>
        <w:tc>
          <w:tcPr>
            <w:tcW w:w="3013" w:type="dxa"/>
            <w:vAlign w:val="center"/>
          </w:tcPr>
          <w:p w14:paraId="565A04D4" w14:textId="41B081B1" w:rsidR="0025225D" w:rsidRPr="0025225D" w:rsidRDefault="0025225D" w:rsidP="00DD7333">
            <w:pPr>
              <w:pStyle w:val="NormalWeb"/>
              <w:spacing w:line="360" w:lineRule="auto"/>
              <w:jc w:val="center"/>
              <w:rPr>
                <w:ins w:id="591" w:author="Ray Liu" w:date="2019-05-22T18:26:00Z"/>
                <w:rFonts w:ascii="LMRoman10" w:hAnsi="LMRoman10"/>
                <w:b/>
                <w:bCs/>
                <w:sz w:val="22"/>
                <w:szCs w:val="22"/>
                <w:rPrChange w:id="592" w:author="Ray Liu" w:date="2019-05-22T18:28:00Z">
                  <w:rPr>
                    <w:ins w:id="593" w:author="Ray Liu" w:date="2019-05-22T18:26:00Z"/>
                    <w:rFonts w:ascii="LMRoman10" w:hAnsi="LMRoman10"/>
                    <w:sz w:val="22"/>
                    <w:szCs w:val="22"/>
                  </w:rPr>
                </w:rPrChange>
              </w:rPr>
            </w:pPr>
            <w:ins w:id="594" w:author="Ray Liu" w:date="2019-05-22T18:26:00Z">
              <w:r w:rsidRPr="0025225D">
                <w:rPr>
                  <w:rFonts w:ascii="LMRoman10" w:hAnsi="LMRoman10"/>
                  <w:b/>
                  <w:bCs/>
                  <w:sz w:val="22"/>
                  <w:szCs w:val="22"/>
                  <w:rPrChange w:id="595" w:author="Ray Liu" w:date="2019-05-22T18:28:00Z">
                    <w:rPr>
                      <w:rFonts w:ascii="LMRoman10" w:hAnsi="LMRoman10"/>
                      <w:sz w:val="22"/>
                      <w:szCs w:val="22"/>
                    </w:rPr>
                  </w:rPrChange>
                </w:rPr>
                <w:t>Log(</w:t>
              </w:r>
              <w:proofErr w:type="spellStart"/>
              <w:r w:rsidRPr="0025225D">
                <w:rPr>
                  <w:rFonts w:ascii="LMRoman10" w:hAnsi="LMRoman10"/>
                  <w:b/>
                  <w:bCs/>
                  <w:sz w:val="22"/>
                  <w:szCs w:val="22"/>
                  <w:rPrChange w:id="596" w:author="Ray Liu" w:date="2019-05-22T18:28:00Z">
                    <w:rPr>
                      <w:rFonts w:ascii="LMRoman10" w:hAnsi="LMRoman10"/>
                      <w:sz w:val="22"/>
                      <w:szCs w:val="22"/>
                    </w:rPr>
                  </w:rPrChange>
                </w:rPr>
                <w:t>x+a</w:t>
              </w:r>
              <w:proofErr w:type="spellEnd"/>
              <w:r w:rsidRPr="0025225D">
                <w:rPr>
                  <w:rFonts w:ascii="LMRoman10" w:hAnsi="LMRoman10"/>
                  <w:b/>
                  <w:bCs/>
                  <w:sz w:val="22"/>
                  <w:szCs w:val="22"/>
                  <w:rPrChange w:id="597" w:author="Ray Liu" w:date="2019-05-22T18:28:00Z">
                    <w:rPr>
                      <w:rFonts w:ascii="LMRoman10" w:hAnsi="LMRoman10"/>
                      <w:sz w:val="22"/>
                      <w:szCs w:val="22"/>
                    </w:rPr>
                  </w:rPrChange>
                </w:rPr>
                <w:t>)</w:t>
              </w:r>
            </w:ins>
          </w:p>
        </w:tc>
      </w:tr>
      <w:tr w:rsidR="00DD7333" w14:paraId="40BE621A" w14:textId="77777777" w:rsidTr="00F153B4">
        <w:trPr>
          <w:ins w:id="598" w:author="Ray Liu" w:date="2019-05-22T16:31:00Z"/>
        </w:trPr>
        <w:tc>
          <w:tcPr>
            <w:tcW w:w="3324" w:type="dxa"/>
          </w:tcPr>
          <w:p w14:paraId="1D17E2A7" w14:textId="7B449D70" w:rsidR="00DD7333" w:rsidRDefault="00DD7333" w:rsidP="00DD7333">
            <w:pPr>
              <w:pStyle w:val="NormalWeb"/>
              <w:spacing w:line="360" w:lineRule="auto"/>
              <w:rPr>
                <w:ins w:id="599" w:author="Ray Liu" w:date="2019-05-22T16:31:00Z"/>
                <w:rFonts w:ascii="LMRoman10" w:hAnsi="LMRoman10"/>
                <w:sz w:val="22"/>
                <w:szCs w:val="22"/>
              </w:rPr>
            </w:pPr>
            <w:ins w:id="600" w:author="Ray Liu" w:date="2019-05-22T16:34:00Z">
              <w:r>
                <w:rPr>
                  <w:rFonts w:ascii="LMRoman10" w:hAnsi="LMRoman10"/>
                  <w:sz w:val="22"/>
                  <w:szCs w:val="22"/>
                </w:rPr>
                <w:t>HOMICIDE</w:t>
              </w:r>
            </w:ins>
          </w:p>
        </w:tc>
        <w:tc>
          <w:tcPr>
            <w:tcW w:w="3013" w:type="dxa"/>
            <w:vAlign w:val="center"/>
          </w:tcPr>
          <w:p w14:paraId="385EDB90" w14:textId="5A7B561E" w:rsidR="00DD7333" w:rsidRPr="0025225D" w:rsidRDefault="00DD7333" w:rsidP="00DD7333">
            <w:pPr>
              <w:pStyle w:val="NormalWeb"/>
              <w:spacing w:line="360" w:lineRule="auto"/>
              <w:jc w:val="center"/>
              <w:rPr>
                <w:ins w:id="601" w:author="Ray Liu" w:date="2019-05-22T16:31:00Z"/>
                <w:rFonts w:ascii="LMRoman10" w:hAnsi="LMRoman10"/>
                <w:b/>
                <w:bCs/>
                <w:sz w:val="22"/>
                <w:szCs w:val="22"/>
                <w:rPrChange w:id="602" w:author="Ray Liu" w:date="2019-05-22T18:29:00Z">
                  <w:rPr>
                    <w:ins w:id="603" w:author="Ray Liu" w:date="2019-05-22T16:31:00Z"/>
                    <w:rFonts w:ascii="LMRoman10" w:hAnsi="LMRoman10"/>
                    <w:sz w:val="22"/>
                    <w:szCs w:val="22"/>
                  </w:rPr>
                </w:rPrChange>
              </w:rPr>
            </w:pPr>
            <w:ins w:id="604" w:author="Ray Liu" w:date="2019-05-22T16:36:00Z">
              <w:r w:rsidRPr="0025225D">
                <w:rPr>
                  <w:rFonts w:ascii="LMRoman10" w:hAnsi="LMRoman10"/>
                  <w:b/>
                  <w:bCs/>
                  <w:sz w:val="22"/>
                  <w:szCs w:val="22"/>
                  <w:rPrChange w:id="605" w:author="Ray Liu" w:date="2019-05-22T18:29:00Z">
                    <w:rPr>
                      <w:rFonts w:ascii="LMRoman10" w:hAnsi="LMRoman10"/>
                      <w:sz w:val="22"/>
                      <w:szCs w:val="22"/>
                    </w:rPr>
                  </w:rPrChange>
                </w:rPr>
                <w:t>Log[(</w:t>
              </w:r>
              <w:proofErr w:type="spellStart"/>
              <w:r w:rsidRPr="0025225D">
                <w:rPr>
                  <w:rFonts w:ascii="LMRoman10" w:hAnsi="LMRoman10"/>
                  <w:b/>
                  <w:bCs/>
                  <w:sz w:val="22"/>
                  <w:szCs w:val="22"/>
                  <w:rPrChange w:id="606" w:author="Ray Liu" w:date="2019-05-22T18:29:00Z">
                    <w:rPr>
                      <w:rFonts w:ascii="LMRoman10" w:hAnsi="LMRoman10"/>
                      <w:sz w:val="22"/>
                      <w:szCs w:val="22"/>
                    </w:rPr>
                  </w:rPrChange>
                </w:rPr>
                <w:t>x+</w:t>
              </w:r>
              <w:proofErr w:type="gramStart"/>
              <w:r w:rsidRPr="0025225D">
                <w:rPr>
                  <w:rFonts w:ascii="LMRoman10" w:hAnsi="LMRoman10"/>
                  <w:b/>
                  <w:bCs/>
                  <w:sz w:val="22"/>
                  <w:szCs w:val="22"/>
                  <w:rPrChange w:id="607" w:author="Ray Liu" w:date="2019-05-22T18:29:00Z">
                    <w:rPr>
                      <w:rFonts w:ascii="LMRoman10" w:hAnsi="LMRoman10"/>
                      <w:sz w:val="22"/>
                      <w:szCs w:val="22"/>
                    </w:rPr>
                  </w:rPrChange>
                </w:rPr>
                <w:t>a</w:t>
              </w:r>
              <w:proofErr w:type="spellEnd"/>
              <w:r w:rsidRPr="0025225D">
                <w:rPr>
                  <w:rFonts w:ascii="LMRoman10" w:hAnsi="LMRoman10" w:hint="eastAsia"/>
                  <w:b/>
                  <w:bCs/>
                  <w:sz w:val="22"/>
                  <w:szCs w:val="22"/>
                  <w:rPrChange w:id="608" w:author="Ray Liu" w:date="2019-05-22T18:29:00Z">
                    <w:rPr>
                      <w:rFonts w:ascii="LMRoman10" w:hAnsi="LMRoman10" w:hint="eastAsia"/>
                      <w:sz w:val="22"/>
                      <w:szCs w:val="22"/>
                    </w:rPr>
                  </w:rPrChange>
                </w:rPr>
                <w:t>)</w:t>
              </w:r>
              <w:r w:rsidRPr="0025225D">
                <w:rPr>
                  <w:rFonts w:ascii="LMRoman10" w:hAnsi="LMRoman10"/>
                  <w:b/>
                  <w:bCs/>
                  <w:sz w:val="22"/>
                  <w:szCs w:val="22"/>
                  <w:rPrChange w:id="609" w:author="Ray Liu" w:date="2019-05-22T18:29:00Z">
                    <w:rPr>
                      <w:rFonts w:ascii="LMRoman10" w:hAnsi="LMRoman10"/>
                      <w:sz w:val="22"/>
                      <w:szCs w:val="22"/>
                    </w:rPr>
                  </w:rPrChange>
                </w:rPr>
                <w:t>*</w:t>
              </w:r>
              <w:proofErr w:type="gramEnd"/>
              <w:r w:rsidRPr="0025225D">
                <w:rPr>
                  <w:rFonts w:ascii="LMRoman10" w:hAnsi="LMRoman10"/>
                  <w:b/>
                  <w:bCs/>
                  <w:sz w:val="22"/>
                  <w:szCs w:val="22"/>
                  <w:rPrChange w:id="610" w:author="Ray Liu" w:date="2019-05-22T18:29:00Z">
                    <w:rPr>
                      <w:rFonts w:ascii="LMRoman10" w:hAnsi="LMRoman10"/>
                      <w:sz w:val="22"/>
                      <w:szCs w:val="22"/>
                    </w:rPr>
                  </w:rPrChange>
                </w:rPr>
                <w:t>b]</w:t>
              </w:r>
            </w:ins>
          </w:p>
        </w:tc>
        <w:tc>
          <w:tcPr>
            <w:tcW w:w="3013" w:type="dxa"/>
            <w:vAlign w:val="center"/>
          </w:tcPr>
          <w:p w14:paraId="2A19F450" w14:textId="326A4389" w:rsidR="00DD7333" w:rsidRDefault="00DD7333" w:rsidP="00DD7333">
            <w:pPr>
              <w:pStyle w:val="NormalWeb"/>
              <w:spacing w:line="360" w:lineRule="auto"/>
              <w:jc w:val="center"/>
              <w:rPr>
                <w:ins w:id="611" w:author="Ray Liu" w:date="2019-05-22T16:31:00Z"/>
                <w:rFonts w:ascii="LMRoman10" w:hAnsi="LMRoman10"/>
                <w:sz w:val="22"/>
                <w:szCs w:val="22"/>
              </w:rPr>
            </w:pPr>
            <w:ins w:id="612" w:author="Ray Liu" w:date="2019-05-22T16:38:00Z">
              <w:r>
                <w:rPr>
                  <w:rFonts w:ascii="LMRoman10" w:hAnsi="LMRoman10"/>
                  <w:sz w:val="22"/>
                  <w:szCs w:val="22"/>
                </w:rPr>
                <w:t>Square root</w:t>
              </w:r>
            </w:ins>
          </w:p>
        </w:tc>
      </w:tr>
      <w:tr w:rsidR="00DD7333" w14:paraId="05B31F3B" w14:textId="77777777" w:rsidTr="00F153B4">
        <w:trPr>
          <w:ins w:id="613" w:author="Ray Liu" w:date="2019-05-22T16:31:00Z"/>
        </w:trPr>
        <w:tc>
          <w:tcPr>
            <w:tcW w:w="3324" w:type="dxa"/>
          </w:tcPr>
          <w:p w14:paraId="62C64C65" w14:textId="44E0C359" w:rsidR="00DD7333" w:rsidRDefault="00DD7333" w:rsidP="00DD7333">
            <w:pPr>
              <w:pStyle w:val="NormalWeb"/>
              <w:spacing w:line="360" w:lineRule="auto"/>
              <w:rPr>
                <w:ins w:id="614" w:author="Ray Liu" w:date="2019-05-22T16:31:00Z"/>
                <w:rFonts w:ascii="LMRoman10" w:hAnsi="LMRoman10"/>
                <w:sz w:val="22"/>
                <w:szCs w:val="22"/>
              </w:rPr>
            </w:pPr>
            <w:ins w:id="615" w:author="Ray Liu" w:date="2019-05-22T16:35:00Z">
              <w:r>
                <w:rPr>
                  <w:rFonts w:ascii="LMRoman10" w:hAnsi="LMRoman10"/>
                  <w:sz w:val="22"/>
                  <w:szCs w:val="22"/>
                </w:rPr>
                <w:t>NARCOTICS</w:t>
              </w:r>
            </w:ins>
          </w:p>
        </w:tc>
        <w:tc>
          <w:tcPr>
            <w:tcW w:w="3013" w:type="dxa"/>
            <w:vAlign w:val="center"/>
          </w:tcPr>
          <w:p w14:paraId="6C6DAD6F" w14:textId="4443E12C" w:rsidR="00DD7333" w:rsidRDefault="00DD7333" w:rsidP="00DD7333">
            <w:pPr>
              <w:pStyle w:val="NormalWeb"/>
              <w:spacing w:line="360" w:lineRule="auto"/>
              <w:jc w:val="center"/>
              <w:rPr>
                <w:ins w:id="616" w:author="Ray Liu" w:date="2019-05-22T16:31:00Z"/>
                <w:rFonts w:ascii="LMRoman10" w:hAnsi="LMRoman10"/>
                <w:sz w:val="22"/>
                <w:szCs w:val="22"/>
              </w:rPr>
            </w:pPr>
            <w:ins w:id="617" w:author="Ray Liu" w:date="2019-05-22T16:35:00Z">
              <w:r>
                <w:rPr>
                  <w:rFonts w:ascii="LMRoman10" w:hAnsi="LMRoman10"/>
                  <w:sz w:val="22"/>
                  <w:szCs w:val="22"/>
                </w:rPr>
                <w:t>N/A</w:t>
              </w:r>
            </w:ins>
          </w:p>
        </w:tc>
        <w:tc>
          <w:tcPr>
            <w:tcW w:w="3013" w:type="dxa"/>
            <w:vAlign w:val="center"/>
          </w:tcPr>
          <w:p w14:paraId="46A366FF" w14:textId="77777777" w:rsidR="00DD7333" w:rsidRPr="0025225D" w:rsidRDefault="00DD7333" w:rsidP="00DD7333">
            <w:pPr>
              <w:pStyle w:val="NormalWeb"/>
              <w:spacing w:line="360" w:lineRule="auto"/>
              <w:jc w:val="center"/>
              <w:rPr>
                <w:ins w:id="618" w:author="Ray Liu" w:date="2019-05-22T16:31:00Z"/>
                <w:rFonts w:ascii="LMRoman10" w:hAnsi="LMRoman10"/>
                <w:b/>
                <w:bCs/>
                <w:sz w:val="22"/>
                <w:szCs w:val="22"/>
                <w:rPrChange w:id="619" w:author="Ray Liu" w:date="2019-05-22T18:28:00Z">
                  <w:rPr>
                    <w:ins w:id="620" w:author="Ray Liu" w:date="2019-05-22T16:31:00Z"/>
                    <w:rFonts w:ascii="LMRoman10" w:hAnsi="LMRoman10"/>
                    <w:sz w:val="22"/>
                    <w:szCs w:val="22"/>
                  </w:rPr>
                </w:rPrChange>
              </w:rPr>
            </w:pPr>
            <w:ins w:id="621" w:author="Ray Liu" w:date="2019-05-22T16:31:00Z">
              <w:r w:rsidRPr="0025225D">
                <w:rPr>
                  <w:rFonts w:ascii="LMRoman10" w:hAnsi="LMRoman10"/>
                  <w:b/>
                  <w:bCs/>
                  <w:sz w:val="22"/>
                  <w:szCs w:val="22"/>
                  <w:rPrChange w:id="622" w:author="Ray Liu" w:date="2019-05-22T18:28:00Z">
                    <w:rPr>
                      <w:rFonts w:ascii="LMRoman10" w:hAnsi="LMRoman10"/>
                      <w:sz w:val="22"/>
                      <w:szCs w:val="22"/>
                    </w:rPr>
                  </w:rPrChange>
                </w:rPr>
                <w:t>Square root</w:t>
              </w:r>
            </w:ins>
          </w:p>
        </w:tc>
      </w:tr>
    </w:tbl>
    <w:p w14:paraId="02B2185B" w14:textId="77777777" w:rsidR="00DD7333" w:rsidRDefault="00DD7333" w:rsidP="003C220E">
      <w:pPr>
        <w:pStyle w:val="NormalWeb"/>
        <w:spacing w:line="360" w:lineRule="auto"/>
        <w:rPr>
          <w:rFonts w:ascii="LMRoman10" w:hAnsi="LMRoman10"/>
          <w:sz w:val="22"/>
          <w:szCs w:val="22"/>
        </w:rPr>
      </w:pPr>
    </w:p>
    <w:p w14:paraId="137A004B" w14:textId="77777777" w:rsidR="00F153B4" w:rsidRPr="0082004D" w:rsidRDefault="00F153B4" w:rsidP="00F153B4">
      <w:pPr>
        <w:pStyle w:val="NormalWeb"/>
        <w:spacing w:line="360" w:lineRule="auto"/>
        <w:rPr>
          <w:ins w:id="623" w:author="Ray Liu" w:date="2019-05-22T18:33:00Z"/>
          <w:rFonts w:ascii="LMRoman10" w:hAnsi="LMRoman10"/>
          <w:sz w:val="22"/>
          <w:szCs w:val="22"/>
        </w:rPr>
      </w:pPr>
      <w:ins w:id="624" w:author="Ray Liu" w:date="2019-05-22T18:33:00Z">
        <w:r>
          <w:rPr>
            <w:rFonts w:ascii="LMRoman10" w:hAnsi="LMRoman10"/>
            <w:sz w:val="22"/>
            <w:szCs w:val="22"/>
          </w:rPr>
          <w:lastRenderedPageBreak/>
          <w:t>3</w:t>
        </w:r>
        <w:r w:rsidRPr="0082004D">
          <w:rPr>
            <w:rFonts w:ascii="LMRoman10" w:hAnsi="LMRoman10"/>
            <w:sz w:val="22"/>
            <w:szCs w:val="22"/>
          </w:rPr>
          <w:t>.2.</w:t>
        </w:r>
        <w:r>
          <w:rPr>
            <w:rFonts w:ascii="LMRoman10" w:hAnsi="LMRoman10"/>
            <w:sz w:val="22"/>
            <w:szCs w:val="22"/>
          </w:rPr>
          <w:t>2</w:t>
        </w:r>
        <w:r w:rsidRPr="0082004D">
          <w:rPr>
            <w:rFonts w:ascii="LMRoman10" w:hAnsi="LMRoman10"/>
            <w:sz w:val="22"/>
            <w:szCs w:val="22"/>
          </w:rPr>
          <w:t xml:space="preserve"> Predictor Selection</w:t>
        </w:r>
      </w:ins>
    </w:p>
    <w:p w14:paraId="78208ACE" w14:textId="72589FCB" w:rsidR="00F153B4" w:rsidRDefault="00F153B4" w:rsidP="00F153B4">
      <w:pPr>
        <w:spacing w:line="360" w:lineRule="auto"/>
        <w:rPr>
          <w:ins w:id="625" w:author="Ray Liu" w:date="2019-05-22T19:12:00Z"/>
          <w:rFonts w:ascii="LMRoman10" w:hAnsi="LMRoman10"/>
          <w:sz w:val="22"/>
          <w:szCs w:val="22"/>
        </w:rPr>
      </w:pPr>
      <w:ins w:id="626" w:author="Ray Liu" w:date="2019-05-22T18:33:00Z">
        <w:r>
          <w:rPr>
            <w:rFonts w:ascii="LMRoman10" w:hAnsi="LMRoman10" w:hint="eastAsia"/>
            <w:sz w:val="22"/>
            <w:szCs w:val="22"/>
          </w:rPr>
          <w:t>A</w:t>
        </w:r>
        <w:r>
          <w:rPr>
            <w:rFonts w:ascii="LMRoman10" w:hAnsi="LMRoman10"/>
            <w:sz w:val="22"/>
            <w:szCs w:val="22"/>
          </w:rPr>
          <w:t xml:space="preserve">s the eight crimes are the predictors, we </w:t>
        </w:r>
      </w:ins>
      <w:ins w:id="627" w:author="Ray Liu" w:date="2019-05-22T18:35:00Z">
        <w:r w:rsidR="009F52BE">
          <w:rPr>
            <w:rFonts w:ascii="LMRoman10" w:hAnsi="LMRoman10"/>
            <w:sz w:val="22"/>
            <w:szCs w:val="22"/>
          </w:rPr>
          <w:t xml:space="preserve">tried three predictor selection </w:t>
        </w:r>
      </w:ins>
      <w:ins w:id="628" w:author="Ray Liu" w:date="2019-05-22T18:36:00Z">
        <w:r w:rsidR="009F52BE" w:rsidRPr="009F52BE">
          <w:rPr>
            <w:rFonts w:ascii="LMRoman10" w:hAnsi="LMRoman10"/>
            <w:sz w:val="22"/>
            <w:szCs w:val="22"/>
          </w:rPr>
          <w:t>algorithm</w:t>
        </w:r>
        <w:r w:rsidR="009F52BE">
          <w:rPr>
            <w:rFonts w:ascii="LMRoman10" w:hAnsi="LMRoman10"/>
            <w:sz w:val="22"/>
            <w:szCs w:val="22"/>
          </w:rPr>
          <w:t>s, the stepwise, the Ridge, and the Lasso.</w:t>
        </w:r>
      </w:ins>
      <w:ins w:id="629" w:author="Ray Liu" w:date="2019-05-22T18:46:00Z">
        <w:r w:rsidR="009F52BE">
          <w:rPr>
            <w:rFonts w:ascii="LMRoman10" w:hAnsi="LMRoman10"/>
            <w:sz w:val="22"/>
            <w:szCs w:val="22"/>
          </w:rPr>
          <w:t xml:space="preserve"> These three predictors ha</w:t>
        </w:r>
      </w:ins>
      <w:ins w:id="630" w:author="Ray Liu" w:date="2019-05-22T19:11:00Z">
        <w:r w:rsidR="0059048A">
          <w:rPr>
            <w:rFonts w:ascii="LMRoman10" w:hAnsi="LMRoman10"/>
            <w:sz w:val="22"/>
            <w:szCs w:val="22"/>
          </w:rPr>
          <w:t>ve</w:t>
        </w:r>
      </w:ins>
      <w:ins w:id="631" w:author="Ray Liu" w:date="2019-05-22T18:46:00Z">
        <w:r w:rsidR="009F52BE">
          <w:rPr>
            <w:rFonts w:ascii="LMRoman10" w:hAnsi="LMRoman10"/>
            <w:sz w:val="22"/>
            <w:szCs w:val="22"/>
          </w:rPr>
          <w:t xml:space="preserve"> the MSE from te</w:t>
        </w:r>
      </w:ins>
      <w:ins w:id="632" w:author="Ray Liu" w:date="2019-05-22T18:47:00Z">
        <w:r w:rsidR="009F52BE">
          <w:rPr>
            <w:rFonts w:ascii="LMRoman10" w:hAnsi="LMRoman10"/>
            <w:sz w:val="22"/>
            <w:szCs w:val="22"/>
          </w:rPr>
          <w:t>st sets</w:t>
        </w:r>
        <w:r w:rsidR="002F3B5E">
          <w:rPr>
            <w:rFonts w:ascii="LMRoman10" w:hAnsi="LMRoman10"/>
            <w:sz w:val="22"/>
            <w:szCs w:val="22"/>
          </w:rPr>
          <w:t xml:space="preserve"> 0.2378, 0.2723</w:t>
        </w:r>
      </w:ins>
      <w:ins w:id="633" w:author="Ray Liu" w:date="2019-05-22T18:48:00Z">
        <w:r w:rsidR="002F3B5E">
          <w:rPr>
            <w:rFonts w:ascii="LMRoman10" w:hAnsi="LMRoman10"/>
            <w:sz w:val="22"/>
            <w:szCs w:val="22"/>
          </w:rPr>
          <w:t>, 0.0.2718 respectively.</w:t>
        </w:r>
      </w:ins>
      <w:ins w:id="634" w:author="Ray Liu" w:date="2019-05-22T19:11:00Z">
        <w:r w:rsidR="0059048A">
          <w:rPr>
            <w:rFonts w:ascii="LMRoman10" w:hAnsi="LMRoman10"/>
            <w:sz w:val="22"/>
            <w:szCs w:val="22"/>
          </w:rPr>
          <w:t xml:space="preserve"> We choose the stepwise selection as our final model, because it does best in this case.</w:t>
        </w:r>
      </w:ins>
      <w:ins w:id="635" w:author="Ray Liu" w:date="2019-05-22T22:07:00Z">
        <w:r w:rsidR="00ED02A9">
          <w:rPr>
            <w:rFonts w:ascii="LMRoman10" w:hAnsi="LMRoman10"/>
            <w:sz w:val="22"/>
            <w:szCs w:val="22"/>
          </w:rPr>
          <w:t xml:space="preserve"> </w:t>
        </w:r>
        <w:r w:rsidR="00ED02A9">
          <w:rPr>
            <w:rFonts w:ascii="LMRoman10" w:hAnsi="LMRoman10" w:hint="eastAsia"/>
            <w:sz w:val="22"/>
            <w:szCs w:val="22"/>
          </w:rPr>
          <w:t>The</w:t>
        </w:r>
        <w:r w:rsidR="00ED02A9">
          <w:rPr>
            <w:rFonts w:ascii="LMRoman10" w:hAnsi="LMRoman10"/>
            <w:sz w:val="22"/>
            <w:szCs w:val="22"/>
          </w:rPr>
          <w:t xml:space="preserve"> output has been added in the appendix.</w:t>
        </w:r>
      </w:ins>
    </w:p>
    <w:p w14:paraId="222244ED" w14:textId="17BAFC96" w:rsidR="0059048A" w:rsidRDefault="0059048A" w:rsidP="00F153B4">
      <w:pPr>
        <w:spacing w:line="360" w:lineRule="auto"/>
        <w:rPr>
          <w:ins w:id="636" w:author="Ray Liu" w:date="2019-05-22T19:12:00Z"/>
          <w:rFonts w:ascii="LMRoman10" w:hAnsi="LMRoman10"/>
          <w:sz w:val="22"/>
          <w:szCs w:val="22"/>
        </w:rPr>
      </w:pPr>
    </w:p>
    <w:p w14:paraId="7B78BAB7" w14:textId="2FE5F5A8" w:rsidR="0059048A" w:rsidRDefault="0059048A" w:rsidP="00F153B4">
      <w:pPr>
        <w:spacing w:line="360" w:lineRule="auto"/>
        <w:rPr>
          <w:ins w:id="637" w:author="Ray Liu" w:date="2019-05-22T18:33:00Z"/>
          <w:rFonts w:ascii="LMRoman10" w:hAnsi="LMRoman10"/>
          <w:sz w:val="22"/>
          <w:szCs w:val="22"/>
        </w:rPr>
        <w:pPrChange w:id="638" w:author="Ray Liu" w:date="2019-05-22T18:33:00Z">
          <w:pPr>
            <w:pStyle w:val="NormalWeb"/>
            <w:spacing w:line="360" w:lineRule="auto"/>
          </w:pPr>
        </w:pPrChange>
      </w:pPr>
      <w:ins w:id="639" w:author="Ray Liu" w:date="2019-05-22T19:12:00Z">
        <w:r>
          <w:rPr>
            <w:rFonts w:ascii="LMRoman10" w:hAnsi="LMRoman10" w:hint="eastAsia"/>
            <w:sz w:val="22"/>
            <w:szCs w:val="22"/>
          </w:rPr>
          <w:t>Here</w:t>
        </w:r>
        <w:r>
          <w:rPr>
            <w:rFonts w:ascii="LMRoman10" w:hAnsi="LMRoman10"/>
            <w:sz w:val="22"/>
            <w:szCs w:val="22"/>
          </w:rPr>
          <w:t xml:space="preserve"> is the final model after selection by stepwise:</w:t>
        </w:r>
      </w:ins>
    </w:p>
    <w:p w14:paraId="49AE3611" w14:textId="6C0CBF7E" w:rsidR="003C220E" w:rsidDel="00F153B4" w:rsidRDefault="003C220E" w:rsidP="003C220E">
      <w:pPr>
        <w:pStyle w:val="NormalWeb"/>
        <w:spacing w:line="360" w:lineRule="auto"/>
        <w:rPr>
          <w:del w:id="640" w:author="Ray Liu" w:date="2019-05-22T18:33:00Z"/>
          <w:rFonts w:ascii="LMRoman10" w:hAnsi="LMRoman10"/>
          <w:sz w:val="22"/>
          <w:szCs w:val="22"/>
        </w:rPr>
      </w:pPr>
      <w:del w:id="641" w:author="Ray Liu" w:date="2019-05-22T18:33:00Z">
        <w:r w:rsidDel="00F153B4">
          <w:rPr>
            <w:rFonts w:ascii="LMRoman10" w:hAnsi="LMRoman10"/>
            <w:sz w:val="22"/>
            <w:szCs w:val="22"/>
          </w:rPr>
          <w:delText>When combine the demographic predictors and the crime predictors, we get the summary below</w:delText>
        </w:r>
        <w:r w:rsidR="00473E72" w:rsidDel="00F153B4">
          <w:rPr>
            <w:rFonts w:ascii="LMRoman10" w:hAnsi="LMRoman10"/>
            <w:sz w:val="22"/>
            <w:szCs w:val="22"/>
          </w:rPr>
          <w:delText>. As the DECEPTIVE_PRACTICE has the VIF of 14.55, and the homicide has the p-value of 0.788, we decide to drop them.</w:delText>
        </w:r>
      </w:del>
    </w:p>
    <w:p w14:paraId="6079D926" w14:textId="0AE4BF1A" w:rsidR="00473E72" w:rsidRDefault="00473E72" w:rsidP="00473E72">
      <w:pPr>
        <w:pStyle w:val="NormalWeb"/>
        <w:spacing w:line="360" w:lineRule="auto"/>
        <w:jc w:val="center"/>
        <w:rPr>
          <w:rFonts w:ascii="LMRoman10" w:hAnsi="LMRoman10"/>
          <w:sz w:val="22"/>
          <w:szCs w:val="22"/>
        </w:rPr>
      </w:pPr>
      <w:del w:id="642" w:author="Ray Liu" w:date="2019-05-22T18:46:00Z">
        <w:r w:rsidRPr="00473E72" w:rsidDel="009F52BE">
          <w:rPr>
            <w:rFonts w:ascii="LMRoman10" w:hAnsi="LMRoman10"/>
            <w:noProof/>
            <w:sz w:val="22"/>
            <w:szCs w:val="22"/>
          </w:rPr>
          <w:drawing>
            <wp:inline distT="0" distB="0" distL="0" distR="0" wp14:anchorId="43F51A2D" wp14:editId="2DEB83CB">
              <wp:extent cx="5020733" cy="18709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7593" cy="1873530"/>
                      </a:xfrm>
                      <a:prstGeom prst="rect">
                        <a:avLst/>
                      </a:prstGeom>
                    </pic:spPr>
                  </pic:pic>
                </a:graphicData>
              </a:graphic>
            </wp:inline>
          </w:drawing>
        </w:r>
      </w:del>
      <w:ins w:id="643" w:author="Ray Liu" w:date="2019-05-22T18:46:00Z">
        <w:r w:rsidR="009F52BE" w:rsidRPr="009F52BE">
          <w:rPr>
            <w:rFonts w:ascii="LMRoman10" w:hAnsi="LMRoman10"/>
            <w:sz w:val="22"/>
            <w:szCs w:val="22"/>
          </w:rPr>
          <w:drawing>
            <wp:inline distT="0" distB="0" distL="0" distR="0" wp14:anchorId="0483FF86" wp14:editId="0B60BF27">
              <wp:extent cx="4877102" cy="3678148"/>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82064" cy="3681890"/>
                      </a:xfrm>
                      <a:prstGeom prst="rect">
                        <a:avLst/>
                      </a:prstGeom>
                    </pic:spPr>
                  </pic:pic>
                </a:graphicData>
              </a:graphic>
            </wp:inline>
          </w:drawing>
        </w:r>
      </w:ins>
    </w:p>
    <w:p w14:paraId="0176AEFD" w14:textId="168C75AC" w:rsidR="003C220E" w:rsidRDefault="003C220E" w:rsidP="003C220E">
      <w:pPr>
        <w:pStyle w:val="NormalWeb"/>
        <w:spacing w:line="360" w:lineRule="auto"/>
        <w:jc w:val="center"/>
        <w:rPr>
          <w:rFonts w:ascii="LMRoman10" w:hAnsi="LMRoman10"/>
          <w:sz w:val="22"/>
          <w:szCs w:val="22"/>
        </w:rPr>
      </w:pPr>
    </w:p>
    <w:p w14:paraId="60FE08DD" w14:textId="77777777" w:rsidR="003C220E" w:rsidRDefault="003C220E" w:rsidP="003C220E">
      <w:pPr>
        <w:jc w:val="center"/>
      </w:pPr>
    </w:p>
    <w:p w14:paraId="2792DDA9" w14:textId="77777777" w:rsidR="0082004D" w:rsidRPr="0082004D" w:rsidRDefault="0082004D" w:rsidP="0082004D">
      <w:pPr>
        <w:spacing w:line="360" w:lineRule="auto"/>
        <w:rPr>
          <w:rFonts w:ascii="LMRoman10" w:hAnsi="LMRoman10"/>
          <w:sz w:val="22"/>
          <w:szCs w:val="22"/>
        </w:rPr>
      </w:pPr>
    </w:p>
    <w:p w14:paraId="0B74D84B" w14:textId="77777777" w:rsidR="00BF0D55" w:rsidRDefault="00BF0D55" w:rsidP="0082004D">
      <w:pPr>
        <w:spacing w:line="360" w:lineRule="auto"/>
        <w:rPr>
          <w:ins w:id="644" w:author="Ray Liu" w:date="2019-05-23T14:53:00Z"/>
          <w:rFonts w:ascii="LMRoman10" w:hAnsi="LMRoman10"/>
          <w:sz w:val="22"/>
          <w:szCs w:val="22"/>
        </w:rPr>
      </w:pPr>
    </w:p>
    <w:p w14:paraId="6CB89B78" w14:textId="77777777" w:rsidR="00BF0D55" w:rsidRDefault="00BF0D55" w:rsidP="0082004D">
      <w:pPr>
        <w:spacing w:line="360" w:lineRule="auto"/>
        <w:rPr>
          <w:ins w:id="645" w:author="Ray Liu" w:date="2019-05-23T14:53:00Z"/>
          <w:rFonts w:ascii="LMRoman10" w:hAnsi="LMRoman10"/>
          <w:sz w:val="22"/>
          <w:szCs w:val="22"/>
        </w:rPr>
      </w:pPr>
    </w:p>
    <w:p w14:paraId="58718410" w14:textId="77777777" w:rsidR="00BF0D55" w:rsidRDefault="00BF0D55" w:rsidP="0082004D">
      <w:pPr>
        <w:spacing w:line="360" w:lineRule="auto"/>
        <w:rPr>
          <w:ins w:id="646" w:author="Ray Liu" w:date="2019-05-23T14:53:00Z"/>
          <w:rFonts w:ascii="LMRoman10" w:hAnsi="LMRoman10"/>
          <w:sz w:val="22"/>
          <w:szCs w:val="22"/>
        </w:rPr>
      </w:pPr>
    </w:p>
    <w:p w14:paraId="70CEF195" w14:textId="77777777" w:rsidR="00BF0D55" w:rsidRDefault="00BF0D55" w:rsidP="0082004D">
      <w:pPr>
        <w:spacing w:line="360" w:lineRule="auto"/>
        <w:rPr>
          <w:ins w:id="647" w:author="Ray Liu" w:date="2019-05-23T14:53:00Z"/>
          <w:rFonts w:ascii="LMRoman10" w:hAnsi="LMRoman10"/>
          <w:sz w:val="22"/>
          <w:szCs w:val="22"/>
        </w:rPr>
      </w:pPr>
    </w:p>
    <w:p w14:paraId="5DD816BF" w14:textId="77777777" w:rsidR="00BF0D55" w:rsidRDefault="00BF0D55" w:rsidP="0082004D">
      <w:pPr>
        <w:spacing w:line="360" w:lineRule="auto"/>
        <w:rPr>
          <w:ins w:id="648" w:author="Ray Liu" w:date="2019-05-23T14:53:00Z"/>
          <w:rFonts w:ascii="LMRoman10" w:hAnsi="LMRoman10"/>
          <w:sz w:val="22"/>
          <w:szCs w:val="22"/>
        </w:rPr>
      </w:pPr>
    </w:p>
    <w:p w14:paraId="2E5BD94C" w14:textId="4E16DAE3" w:rsidR="0081123E" w:rsidRDefault="00473E72" w:rsidP="0082004D">
      <w:pPr>
        <w:spacing w:line="360" w:lineRule="auto"/>
        <w:rPr>
          <w:rFonts w:ascii="LMRoman10" w:hAnsi="LMRoman10"/>
          <w:sz w:val="22"/>
          <w:szCs w:val="22"/>
        </w:rPr>
      </w:pPr>
      <w:proofErr w:type="gramStart"/>
      <w:r>
        <w:rPr>
          <w:rFonts w:ascii="LMRoman10" w:hAnsi="LMRoman10"/>
          <w:sz w:val="22"/>
          <w:szCs w:val="22"/>
        </w:rPr>
        <w:lastRenderedPageBreak/>
        <w:t>Finally</w:t>
      </w:r>
      <w:proofErr w:type="gramEnd"/>
      <w:r>
        <w:rPr>
          <w:rFonts w:ascii="LMRoman10" w:hAnsi="LMRoman10"/>
          <w:sz w:val="22"/>
          <w:szCs w:val="22"/>
        </w:rPr>
        <w:t xml:space="preserve"> we get the model:</w:t>
      </w:r>
    </w:p>
    <w:p w14:paraId="4111F0FA" w14:textId="27110D20" w:rsidR="00473E72" w:rsidRPr="00473E72" w:rsidRDefault="00513631" w:rsidP="0082004D">
      <w:pPr>
        <w:spacing w:line="360" w:lineRule="auto"/>
        <w:rPr>
          <w:b/>
          <w:sz w:val="21"/>
        </w:rPr>
      </w:pPr>
      <m:oMathPara>
        <m:oMath>
          <m:r>
            <w:ins w:id="649" w:author="Ray Liu" w:date="2019-05-22T19:29:00Z">
              <w:rPr>
                <w:rFonts w:ascii="Cambria Math" w:hAnsi="Cambria Math"/>
              </w:rPr>
              <m:t>trips=6.1349-0.6436ASSAULT+0.8391BATTERY-1.5349</m:t>
            </w:ins>
          </m:r>
          <m:func>
            <m:funcPr>
              <m:ctrlPr>
                <w:ins w:id="650" w:author="Ray Liu" w:date="2019-05-22T19:29:00Z">
                  <w:rPr>
                    <w:rFonts w:ascii="Cambria Math" w:hAnsi="Cambria Math"/>
                  </w:rPr>
                </w:ins>
              </m:ctrlPr>
            </m:funcPr>
            <m:fName>
              <m:r>
                <w:ins w:id="651" w:author="Ray Liu" w:date="2019-05-22T19:29:00Z">
                  <m:rPr>
                    <m:sty m:val="p"/>
                  </m:rPr>
                  <w:rPr>
                    <w:rFonts w:ascii="Cambria Math" w:hAnsi="Cambria Math"/>
                  </w:rPr>
                  <m:t>Log</m:t>
                </w:ins>
              </m:r>
              <m:ctrlPr>
                <w:ins w:id="652" w:author="Ray Liu" w:date="2019-05-22T19:29:00Z">
                  <w:rPr>
                    <w:rFonts w:ascii="Cambria Math" w:hAnsi="Cambria Math"/>
                    <w:i/>
                  </w:rPr>
                </w:ins>
              </m:ctrlPr>
            </m:fName>
            <m:e>
              <m:d>
                <m:dPr>
                  <m:ctrlPr>
                    <w:ins w:id="653" w:author="Ray Liu" w:date="2019-05-22T19:29:00Z">
                      <w:rPr>
                        <w:rFonts w:ascii="Cambria Math" w:hAnsi="Cambria Math"/>
                        <w:i/>
                      </w:rPr>
                    </w:ins>
                  </m:ctrlPr>
                </m:dPr>
                <m:e>
                  <m:r>
                    <w:ins w:id="654" w:author="Ray Liu" w:date="2019-05-22T19:29:00Z">
                      <w:rPr>
                        <w:rFonts w:ascii="Cambria Math" w:hAnsi="Cambria Math"/>
                      </w:rPr>
                      <m:t>DECEPTIVE_PRACTICE</m:t>
                    </w:ins>
                  </m:r>
                </m:e>
              </m:d>
            </m:e>
          </m:func>
          <m:r>
            <w:ins w:id="655" w:author="Ray Liu" w:date="2019-05-22T19:29:00Z">
              <w:rPr>
                <w:rFonts w:ascii="Cambria Math" w:hAnsi="Cambria Math"/>
              </w:rPr>
              <m:t>+1.0658</m:t>
            </w:ins>
          </m:r>
          <m:func>
            <m:funcPr>
              <m:ctrlPr>
                <w:ins w:id="656" w:author="Ray Liu" w:date="2019-05-22T19:29:00Z">
                  <w:rPr>
                    <w:rFonts w:ascii="Cambria Math" w:hAnsi="Cambria Math"/>
                  </w:rPr>
                </w:ins>
              </m:ctrlPr>
            </m:funcPr>
            <m:fName>
              <m:r>
                <w:ins w:id="657" w:author="Ray Liu" w:date="2019-05-22T19:29:00Z">
                  <m:rPr>
                    <m:sty m:val="p"/>
                  </m:rPr>
                  <w:rPr>
                    <w:rFonts w:ascii="Cambria Math" w:hAnsi="Cambria Math"/>
                  </w:rPr>
                  <m:t>Log</m:t>
                </w:ins>
              </m:r>
            </m:fName>
            <m:e>
              <m:d>
                <m:dPr>
                  <m:ctrlPr>
                    <w:ins w:id="658" w:author="Ray Liu" w:date="2019-05-22T19:29:00Z">
                      <w:rPr>
                        <w:rFonts w:ascii="Cambria Math" w:hAnsi="Cambria Math"/>
                        <w:i/>
                      </w:rPr>
                    </w:ins>
                  </m:ctrlPr>
                </m:dPr>
                <m:e>
                  <m:r>
                    <w:ins w:id="659" w:author="Ray Liu" w:date="2019-05-22T19:29:00Z">
                      <w:rPr>
                        <w:rFonts w:ascii="Cambria Math" w:hAnsi="Cambria Math"/>
                      </w:rPr>
                      <m:t>ROBBERY</m:t>
                    </w:ins>
                  </m:r>
                </m:e>
              </m:d>
            </m:e>
          </m:func>
          <m:r>
            <w:ins w:id="660" w:author="Ray Liu" w:date="2019-05-22T19:29:00Z">
              <w:rPr>
                <w:rFonts w:ascii="Cambria Math" w:hAnsi="Cambria Math"/>
              </w:rPr>
              <m:t>+2.0787Log</m:t>
            </w:ins>
          </m:r>
          <m:d>
            <m:dPr>
              <m:ctrlPr>
                <w:ins w:id="661" w:author="Ray Liu" w:date="2019-05-22T19:29:00Z">
                  <w:rPr>
                    <w:rFonts w:ascii="Cambria Math" w:hAnsi="Cambria Math"/>
                    <w:i/>
                  </w:rPr>
                </w:ins>
              </m:ctrlPr>
            </m:dPr>
            <m:e>
              <m:r>
                <w:ins w:id="662" w:author="Ray Liu" w:date="2019-05-22T19:29:00Z">
                  <w:rPr>
                    <w:rFonts w:ascii="Cambria Math" w:hAnsi="Cambria Math"/>
                  </w:rPr>
                  <m:t>THEFT</m:t>
                </w:ins>
              </m:r>
            </m:e>
          </m:d>
          <m:r>
            <w:ins w:id="663" w:author="Ray Liu" w:date="2019-05-22T19:29:00Z">
              <w:rPr>
                <w:rFonts w:ascii="Cambria Math" w:hAnsi="Cambria Math"/>
              </w:rPr>
              <m:t>-0.3784Log</m:t>
            </w:ins>
          </m:r>
          <m:d>
            <m:dPr>
              <m:ctrlPr>
                <w:ins w:id="664" w:author="Ray Liu" w:date="2019-05-22T19:29:00Z">
                  <w:rPr>
                    <w:rFonts w:ascii="Cambria Math" w:hAnsi="Cambria Math"/>
                    <w:i/>
                  </w:rPr>
                </w:ins>
              </m:ctrlPr>
            </m:dPr>
            <m:e>
              <m:d>
                <m:dPr>
                  <m:ctrlPr>
                    <w:ins w:id="665" w:author="Ray Liu" w:date="2019-05-22T19:29:00Z">
                      <w:rPr>
                        <w:rFonts w:ascii="Cambria Math" w:hAnsi="Cambria Math"/>
                        <w:i/>
                      </w:rPr>
                    </w:ins>
                  </m:ctrlPr>
                </m:dPr>
                <m:e>
                  <m:r>
                    <w:ins w:id="666" w:author="Ray Liu" w:date="2019-05-22T19:29:00Z">
                      <w:rPr>
                        <w:rFonts w:ascii="Cambria Math" w:hAnsi="Cambria Math"/>
                      </w:rPr>
                      <m:t>HOMICIDE+2</m:t>
                    </w:ins>
                  </m:r>
                </m:e>
              </m:d>
              <m:r>
                <w:ins w:id="667" w:author="Ray Liu" w:date="2019-05-22T19:29:00Z">
                  <w:rPr>
                    <w:rFonts w:ascii="Cambria Math" w:hAnsi="Cambria Math"/>
                  </w:rPr>
                  <m:t>×5</m:t>
                </w:ins>
              </m:r>
            </m:e>
          </m:d>
          <m:r>
            <w:ins w:id="668" w:author="Ray Liu" w:date="2019-05-22T19:29:00Z">
              <w:rPr>
                <w:rFonts w:ascii="Cambria Math" w:hAnsi="Cambria Math"/>
              </w:rPr>
              <m:t>-0.7950</m:t>
            </w:ins>
          </m:r>
          <m:rad>
            <m:radPr>
              <m:degHide m:val="1"/>
              <m:ctrlPr>
                <w:ins w:id="669" w:author="Ray Liu" w:date="2019-05-22T19:29:00Z">
                  <w:rPr>
                    <w:rFonts w:ascii="Cambria Math" w:hAnsi="Cambria Math"/>
                    <w:i/>
                  </w:rPr>
                </w:ins>
              </m:ctrlPr>
            </m:radPr>
            <m:deg/>
            <m:e>
              <m:r>
                <w:ins w:id="670" w:author="Ray Liu" w:date="2019-05-22T19:29:00Z">
                  <w:rPr>
                    <w:rFonts w:ascii="Cambria Math" w:hAnsi="Cambria Math"/>
                  </w:rPr>
                  <m:t>NARCOTICS</m:t>
                </w:ins>
              </m:r>
            </m:e>
          </m:rad>
          <m:r>
            <w:ins w:id="671" w:author="Ray Liu" w:date="2019-05-22T19:29:00Z">
              <w:rPr>
                <w:rFonts w:ascii="Cambria Math" w:hAnsi="Cambria Math"/>
              </w:rPr>
              <m:t>-0.3996BURGLARY+0.0456</m:t>
            </w:ins>
          </m:r>
          <m:r>
            <w:ins w:id="672" w:author="Ray Liu" w:date="2019-05-22T19:29:00Z">
              <w:rPr>
                <w:rFonts w:ascii="Cambria Math" w:hAnsi="Cambria Math" w:hint="eastAsia"/>
              </w:rPr>
              <m:t>CAPACITY</m:t>
            </w:ins>
          </m:r>
          <m:r>
            <w:ins w:id="673" w:author="Ray Liu" w:date="2019-05-22T19:29:00Z">
              <w:rPr>
                <w:rFonts w:ascii="Cambria Math" w:hAnsi="Cambria Math"/>
              </w:rPr>
              <m:t>-1.6138</m:t>
            </w:ins>
          </m:r>
          <m:sSup>
            <m:sSupPr>
              <m:ctrlPr>
                <w:ins w:id="674" w:author="Ray Liu" w:date="2019-05-22T19:29:00Z">
                  <w:rPr>
                    <w:rFonts w:ascii="Cambria Math" w:eastAsiaTheme="minorEastAsia" w:hAnsi="Cambria Math" w:cstheme="minorBidi"/>
                    <w:i/>
                  </w:rPr>
                </w:ins>
              </m:ctrlPr>
            </m:sSupPr>
            <m:e>
              <m:r>
                <w:ins w:id="675" w:author="Ray Liu" w:date="2019-05-22T19:29:00Z">
                  <w:rPr>
                    <w:rFonts w:ascii="Cambria Math" w:hAnsi="Cambria Math"/>
                  </w:rPr>
                  <m:t>MINORITY</m:t>
                </w:ins>
              </m:r>
            </m:e>
            <m:sup>
              <m:r>
                <w:ins w:id="676" w:author="Ray Liu" w:date="2019-05-22T19:29:00Z">
                  <w:rPr>
                    <w:rFonts w:ascii="Cambria Math" w:hAnsi="Cambria Math"/>
                  </w:rPr>
                  <m:t>2</m:t>
                </w:ins>
              </m:r>
            </m:sup>
          </m:sSup>
          <m:r>
            <w:ins w:id="677" w:author="Ray Liu" w:date="2019-05-22T19:29:00Z">
              <w:rPr>
                <w:rFonts w:ascii="Cambria Math" w:eastAsiaTheme="minorEastAsia" w:hAnsi="Cambria Math" w:cstheme="minorBidi"/>
              </w:rPr>
              <m:t>+0.2780log</m:t>
            </w:ins>
          </m:r>
          <m:r>
            <w:ins w:id="678" w:author="Ray Liu" w:date="2019-05-22T19:29:00Z">
              <m:rPr>
                <m:sty m:val="p"/>
              </m:rPr>
              <w:rPr>
                <w:rFonts w:ascii="Cambria Math" w:eastAsiaTheme="minorEastAsia" w:hAnsi="Cambria Math" w:cstheme="minorBidi"/>
              </w:rPr>
              <m:t>⁡</m:t>
            </w:ins>
          </m:r>
          <m:r>
            <w:ins w:id="679" w:author="Ray Liu" w:date="2019-05-22T19:29:00Z">
              <w:rPr>
                <w:rFonts w:ascii="Cambria Math" w:eastAsiaTheme="minorEastAsia" w:hAnsi="Cambria Math" w:cstheme="minorBidi"/>
              </w:rPr>
              <m:t>(</m:t>
            </w:ins>
          </m:r>
          <m:r>
            <w:ins w:id="680" w:author="Ray Liu" w:date="2019-05-22T19:29:00Z">
              <w:rPr>
                <w:rFonts w:ascii="Cambria Math" w:eastAsiaTheme="minorEastAsia" w:hAnsi="Cambria Math" w:cstheme="minorBidi" w:hint="eastAsia"/>
              </w:rPr>
              <m:t>avg</m:t>
            </w:ins>
          </m:r>
          <m:r>
            <w:ins w:id="681" w:author="Ray Liu" w:date="2019-05-22T19:29:00Z">
              <w:rPr>
                <w:rFonts w:ascii="Cambria Math" w:eastAsiaTheme="minorEastAsia" w:hAnsi="Cambria Math" w:cstheme="minorBidi"/>
              </w:rPr>
              <m:t>bf)-0.3345CBD+</m:t>
            </w:ins>
          </m:r>
          <m:sSub>
            <m:sSubPr>
              <m:ctrlPr>
                <w:ins w:id="682" w:author="Ray Liu" w:date="2019-05-22T19:29:00Z">
                  <w:rPr>
                    <w:rFonts w:ascii="Cambria Math" w:eastAsiaTheme="minorEastAsia" w:hAnsi="Cambria Math" w:cstheme="minorBidi"/>
                    <w:i/>
                  </w:rPr>
                </w:ins>
              </m:ctrlPr>
            </m:sSubPr>
            <m:e>
              <m:r>
                <w:ins w:id="683" w:author="Ray Liu" w:date="2019-05-22T19:29:00Z">
                  <w:rPr>
                    <w:rFonts w:ascii="Cambria Math" w:eastAsiaTheme="minorEastAsia" w:hAnsi="Cambria Math" w:cstheme="minorBidi"/>
                  </w:rPr>
                  <m:t>∈</m:t>
                </w:ins>
              </m:r>
            </m:e>
            <m:sub>
              <m:r>
                <w:ins w:id="684" w:author="Ray Liu" w:date="2019-05-22T19:29:00Z">
                  <w:rPr>
                    <w:rFonts w:ascii="Cambria Math" w:eastAsiaTheme="minorEastAsia" w:hAnsi="Cambria Math" w:cstheme="minorBidi"/>
                  </w:rPr>
                  <m:t>i</m:t>
                </w:ins>
              </m:r>
            </m:sub>
          </m:sSub>
          <m:r>
            <w:del w:id="685" w:author="Ray Liu" w:date="2019-05-22T19:29:00Z">
              <w:rPr>
                <w:rFonts w:ascii="Cambria Math" w:hAnsi="Cambria Math"/>
              </w:rPr>
              <m:t>trips=8.1-0.38557ASSAULT-0.34593BURGLARY+0.67074THEFT+0.04846</m:t>
            </w:del>
          </m:r>
          <m:r>
            <w:del w:id="686" w:author="Ray Liu" w:date="2019-05-22T19:29:00Z">
              <w:rPr>
                <w:rFonts w:ascii="Cambria Math" w:hAnsi="Cambria Math" w:hint="eastAsia"/>
              </w:rPr>
              <m:t>CAPACITY</m:t>
            </w:del>
          </m:r>
          <m:r>
            <w:del w:id="687" w:author="Ray Liu" w:date="2019-05-22T19:29:00Z">
              <w:rPr>
                <w:rFonts w:ascii="Cambria Math" w:hAnsi="Cambria Math"/>
              </w:rPr>
              <m:t>-1.36232</m:t>
            </w:del>
          </m:r>
          <m:sSup>
            <m:sSupPr>
              <m:ctrlPr>
                <w:del w:id="688" w:author="Ray Liu" w:date="2019-05-22T19:29:00Z">
                  <w:rPr>
                    <w:rFonts w:ascii="Cambria Math" w:eastAsiaTheme="minorEastAsia" w:hAnsi="Cambria Math" w:cstheme="minorBidi"/>
                    <w:i/>
                  </w:rPr>
                </w:del>
              </m:ctrlPr>
            </m:sSupPr>
            <m:e>
              <m:r>
                <w:del w:id="689" w:author="Ray Liu" w:date="2019-05-22T19:29:00Z">
                  <w:rPr>
                    <w:rFonts w:ascii="Cambria Math" w:hAnsi="Cambria Math"/>
                  </w:rPr>
                  <m:t>MINORITY</m:t>
                </w:del>
              </m:r>
            </m:e>
            <m:sup>
              <m:r>
                <w:del w:id="690" w:author="Ray Liu" w:date="2019-05-22T19:29:00Z">
                  <w:rPr>
                    <w:rFonts w:ascii="Cambria Math" w:hAnsi="Cambria Math"/>
                  </w:rPr>
                  <m:t>2</m:t>
                </w:del>
              </m:r>
            </m:sup>
          </m:sSup>
          <m:r>
            <w:del w:id="691" w:author="Ray Liu" w:date="2019-05-22T19:29:00Z">
              <w:rPr>
                <w:rFonts w:ascii="Cambria Math" w:eastAsiaTheme="minorEastAsia" w:hAnsi="Cambria Math" w:cstheme="minorBidi"/>
              </w:rPr>
              <m:t>+</m:t>
            </w:del>
          </m:r>
          <m:sSub>
            <m:sSubPr>
              <m:ctrlPr>
                <w:del w:id="692" w:author="Ray Liu" w:date="2019-05-22T19:29:00Z">
                  <w:rPr>
                    <w:rFonts w:ascii="Cambria Math" w:eastAsiaTheme="minorEastAsia" w:hAnsi="Cambria Math" w:cstheme="minorBidi"/>
                    <w:i/>
                  </w:rPr>
                </w:del>
              </m:ctrlPr>
            </m:sSubPr>
            <m:e>
              <m:r>
                <w:del w:id="693" w:author="Ray Liu" w:date="2019-05-22T19:29:00Z">
                  <w:rPr>
                    <w:rFonts w:ascii="Cambria Math" w:eastAsiaTheme="minorEastAsia" w:hAnsi="Cambria Math" w:cstheme="minorBidi"/>
                  </w:rPr>
                  <m:t>∈</m:t>
                </w:del>
              </m:r>
            </m:e>
            <m:sub>
              <m:r>
                <w:del w:id="694" w:author="Ray Liu" w:date="2019-05-22T19:29:00Z">
                  <w:rPr>
                    <w:rFonts w:ascii="Cambria Math" w:eastAsiaTheme="minorEastAsia" w:hAnsi="Cambria Math" w:cstheme="minorBidi"/>
                  </w:rPr>
                  <m:t>i</m:t>
                </w:del>
              </m:r>
            </m:sub>
          </m:sSub>
        </m:oMath>
      </m:oMathPara>
    </w:p>
    <w:p w14:paraId="14ABF35B" w14:textId="3983F1B3" w:rsidR="0081123E" w:rsidRPr="0081123E" w:rsidDel="00513631" w:rsidRDefault="0081123E" w:rsidP="00513631">
      <w:pPr>
        <w:spacing w:line="360" w:lineRule="auto"/>
        <w:rPr>
          <w:del w:id="695" w:author="Ray Liu" w:date="2019-05-22T19:29:00Z"/>
          <w:sz w:val="21"/>
        </w:rPr>
        <w:pPrChange w:id="696" w:author="Ray Liu" w:date="2019-05-22T19:29:00Z">
          <w:pPr>
            <w:spacing w:line="360" w:lineRule="auto"/>
          </w:pPr>
        </w:pPrChange>
      </w:pPr>
    </w:p>
    <w:p w14:paraId="5935478A" w14:textId="795460FA" w:rsidR="0081123E" w:rsidDel="00513631" w:rsidRDefault="00473E72" w:rsidP="00513631">
      <w:pPr>
        <w:spacing w:line="360" w:lineRule="auto"/>
        <w:rPr>
          <w:del w:id="697" w:author="Ray Liu" w:date="2019-05-22T19:29:00Z"/>
          <w:sz w:val="21"/>
        </w:rPr>
        <w:pPrChange w:id="698" w:author="Ray Liu" w:date="2019-05-22T19:29:00Z">
          <w:pPr>
            <w:spacing w:line="360" w:lineRule="auto"/>
          </w:pPr>
        </w:pPrChange>
      </w:pPr>
      <w:del w:id="699" w:author="Ray Liu" w:date="2019-05-22T19:29:00Z">
        <w:r w:rsidDel="00513631">
          <w:rPr>
            <w:sz w:val="21"/>
          </w:rPr>
          <w:delText>With a numerical summary:</w:delText>
        </w:r>
      </w:del>
    </w:p>
    <w:p w14:paraId="074B2B5F" w14:textId="3519591F" w:rsidR="00473E72" w:rsidDel="00513631" w:rsidRDefault="00473E72" w:rsidP="00513631">
      <w:pPr>
        <w:spacing w:line="360" w:lineRule="auto"/>
        <w:rPr>
          <w:del w:id="700" w:author="Ray Liu" w:date="2019-05-22T19:29:00Z"/>
          <w:sz w:val="21"/>
        </w:rPr>
        <w:pPrChange w:id="701" w:author="Ray Liu" w:date="2019-05-22T19:29:00Z">
          <w:pPr>
            <w:spacing w:line="360" w:lineRule="auto"/>
            <w:jc w:val="center"/>
          </w:pPr>
        </w:pPrChange>
      </w:pPr>
      <w:del w:id="702" w:author="Ray Liu" w:date="2019-05-22T19:29:00Z">
        <w:r w:rsidRPr="00473E72" w:rsidDel="00513631">
          <w:rPr>
            <w:noProof/>
            <w:sz w:val="21"/>
          </w:rPr>
          <w:drawing>
            <wp:inline distT="0" distB="0" distL="0" distR="0" wp14:anchorId="4A68D10F" wp14:editId="5490290E">
              <wp:extent cx="5043056" cy="26077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50447" cy="2611556"/>
                      </a:xfrm>
                      <a:prstGeom prst="rect">
                        <a:avLst/>
                      </a:prstGeom>
                    </pic:spPr>
                  </pic:pic>
                </a:graphicData>
              </a:graphic>
            </wp:inline>
          </w:drawing>
        </w:r>
      </w:del>
    </w:p>
    <w:p w14:paraId="6D9C071B" w14:textId="1BC4FA18" w:rsidR="00473E72" w:rsidRDefault="00473E72" w:rsidP="00513631">
      <w:pPr>
        <w:spacing w:line="360" w:lineRule="auto"/>
        <w:rPr>
          <w:sz w:val="21"/>
        </w:rPr>
        <w:pPrChange w:id="703" w:author="Ray Liu" w:date="2019-05-22T19:29:00Z">
          <w:pPr>
            <w:spacing w:line="360" w:lineRule="auto"/>
            <w:jc w:val="center"/>
          </w:pPr>
        </w:pPrChange>
      </w:pPr>
    </w:p>
    <w:p w14:paraId="7C344487" w14:textId="77777777" w:rsidR="00081A59" w:rsidDel="00513631" w:rsidRDefault="00081A59" w:rsidP="00081A59">
      <w:pPr>
        <w:pStyle w:val="Heading2"/>
        <w:rPr>
          <w:del w:id="704" w:author="Ray Liu" w:date="2019-05-22T19:29:00Z"/>
          <w:rFonts w:ascii="Times New Roman" w:hAnsi="Times New Roman" w:cs="Times New Roman" w:hint="eastAsia"/>
          <w:color w:val="000000" w:themeColor="text1"/>
          <w:sz w:val="32"/>
        </w:rPr>
      </w:pPr>
    </w:p>
    <w:p w14:paraId="3C2255E5" w14:textId="77777777" w:rsidR="00081A59" w:rsidRDefault="00081A59" w:rsidP="00081A59">
      <w:pPr>
        <w:pStyle w:val="Heading2"/>
        <w:rPr>
          <w:rFonts w:ascii="Times New Roman" w:hAnsi="Times New Roman" w:cs="Times New Roman"/>
          <w:color w:val="000000" w:themeColor="text1"/>
          <w:sz w:val="32"/>
        </w:rPr>
      </w:pPr>
    </w:p>
    <w:p w14:paraId="72C1C92F" w14:textId="77777777" w:rsidR="00081A59" w:rsidRDefault="00081A59" w:rsidP="00081A59">
      <w:pPr>
        <w:pStyle w:val="Heading2"/>
        <w:rPr>
          <w:rFonts w:ascii="Times New Roman" w:hAnsi="Times New Roman" w:cs="Times New Roman"/>
          <w:color w:val="000000" w:themeColor="text1"/>
          <w:sz w:val="32"/>
        </w:rPr>
      </w:pPr>
    </w:p>
    <w:p w14:paraId="1E289751" w14:textId="0C45F482" w:rsidR="00473E72" w:rsidRPr="00081A59" w:rsidRDefault="00AA69CD" w:rsidP="00081A59">
      <w:pPr>
        <w:pStyle w:val="Heading2"/>
        <w:rPr>
          <w:rFonts w:ascii="Times New Roman" w:hAnsi="Times New Roman" w:cs="Times New Roman"/>
          <w:color w:val="000000" w:themeColor="text1"/>
          <w:sz w:val="32"/>
        </w:rPr>
      </w:pPr>
      <w:bookmarkStart w:id="705" w:name="_Toc9515742"/>
      <w:r w:rsidRPr="00081A59">
        <w:rPr>
          <w:rFonts w:ascii="Times New Roman" w:hAnsi="Times New Roman" w:cs="Times New Roman"/>
          <w:color w:val="000000" w:themeColor="text1"/>
          <w:sz w:val="32"/>
        </w:rPr>
        <w:t>3</w:t>
      </w:r>
      <w:r w:rsidR="00473E72" w:rsidRPr="00081A59">
        <w:rPr>
          <w:rFonts w:ascii="Times New Roman" w:hAnsi="Times New Roman" w:cs="Times New Roman"/>
          <w:color w:val="000000" w:themeColor="text1"/>
          <w:sz w:val="32"/>
        </w:rPr>
        <w:t>.3 Model validation</w:t>
      </w:r>
      <w:bookmarkEnd w:id="705"/>
    </w:p>
    <w:p w14:paraId="1641CA7B" w14:textId="77777777" w:rsidR="00473E72" w:rsidRDefault="00473E72" w:rsidP="00473E72">
      <w:pPr>
        <w:spacing w:line="360" w:lineRule="auto"/>
        <w:rPr>
          <w:rFonts w:ascii="LMRoman10" w:hAnsi="LMRoman10"/>
          <w:sz w:val="28"/>
          <w:szCs w:val="22"/>
        </w:rPr>
      </w:pPr>
    </w:p>
    <w:p w14:paraId="5B7DA7EF" w14:textId="36DDDBE7" w:rsidR="00473E72" w:rsidRPr="009D65FA" w:rsidRDefault="00473E72" w:rsidP="00473E72">
      <w:pPr>
        <w:spacing w:line="360" w:lineRule="auto"/>
        <w:rPr>
          <w:rFonts w:ascii="LMRoman10" w:hAnsi="LMRoman10"/>
          <w:sz w:val="22"/>
          <w:szCs w:val="22"/>
        </w:rPr>
      </w:pPr>
      <w:r w:rsidRPr="009D65FA">
        <w:rPr>
          <w:rFonts w:ascii="LMRoman10" w:hAnsi="LMRoman10"/>
          <w:sz w:val="22"/>
          <w:szCs w:val="22"/>
        </w:rPr>
        <w:t xml:space="preserve">In this section, we validate the linear assumptions of the regression model after we apply the square transformation. shows the diagnostic plots of the model. From left to right, up and down, the plot </w:t>
      </w:r>
      <w:proofErr w:type="gramStart"/>
      <w:r w:rsidRPr="009D65FA">
        <w:rPr>
          <w:rFonts w:ascii="LMRoman10" w:hAnsi="LMRoman10"/>
          <w:sz w:val="22"/>
          <w:szCs w:val="22"/>
        </w:rPr>
        <w:t>are</w:t>
      </w:r>
      <w:proofErr w:type="gramEnd"/>
      <w:r w:rsidRPr="009D65FA">
        <w:rPr>
          <w:rFonts w:ascii="LMRoman10" w:hAnsi="LMRoman10"/>
          <w:sz w:val="22"/>
          <w:szCs w:val="22"/>
        </w:rPr>
        <w:t xml:space="preserve"> for linearity, constant variance, uncorrelated errors, and error normality.</w:t>
      </w:r>
    </w:p>
    <w:p w14:paraId="58517262" w14:textId="77777777" w:rsidR="00473E72" w:rsidRPr="009D65FA" w:rsidRDefault="00473E72" w:rsidP="00473E72">
      <w:pPr>
        <w:spacing w:line="360" w:lineRule="auto"/>
        <w:rPr>
          <w:rFonts w:ascii="LMRoman10" w:hAnsi="LMRoman10"/>
          <w:sz w:val="22"/>
          <w:szCs w:val="22"/>
        </w:rPr>
      </w:pPr>
    </w:p>
    <w:p w14:paraId="479DEFB2" w14:textId="13BAA412" w:rsidR="00473E72" w:rsidRDefault="00473E72" w:rsidP="00473E72">
      <w:pPr>
        <w:spacing w:line="360" w:lineRule="auto"/>
        <w:rPr>
          <w:rFonts w:ascii="LMRoman10" w:hAnsi="LMRoman10"/>
          <w:sz w:val="22"/>
          <w:szCs w:val="22"/>
        </w:rPr>
      </w:pPr>
      <w:r w:rsidRPr="009D65FA">
        <w:rPr>
          <w:rFonts w:ascii="LMRoman10" w:hAnsi="LMRoman10"/>
          <w:sz w:val="22"/>
          <w:szCs w:val="22"/>
        </w:rPr>
        <w:t>The residual plot does not indicate a particular pattern, indicating the model after partly square transformation is linear. Meanwhile, the residuals are like snowstorm, showing a pretty good match. The Q-Q plot shows the normality of errors, and there is no outlier with a Cook’s Distance more than 0.5.</w:t>
      </w:r>
      <w:ins w:id="706" w:author="Ray Liu" w:date="2019-05-23T13:06:00Z">
        <w:r w:rsidR="003D3B0B">
          <w:rPr>
            <w:rFonts w:ascii="LMRoman10" w:hAnsi="LMRoman10"/>
            <w:sz w:val="22"/>
            <w:szCs w:val="22"/>
          </w:rPr>
          <w:t xml:space="preserve"> For model building, no transfer needed anymore.</w:t>
        </w:r>
      </w:ins>
    </w:p>
    <w:p w14:paraId="2D37FF1D" w14:textId="5842CA35" w:rsidR="00473E72" w:rsidRDefault="00473E72" w:rsidP="00473E72">
      <w:pPr>
        <w:spacing w:line="360" w:lineRule="auto"/>
        <w:rPr>
          <w:rFonts w:ascii="LMRoman10" w:hAnsi="LMRoman10"/>
          <w:sz w:val="22"/>
          <w:szCs w:val="22"/>
        </w:rPr>
      </w:pPr>
    </w:p>
    <w:p w14:paraId="155448D2" w14:textId="59D95D02" w:rsidR="00473E72" w:rsidRDefault="003D3B0B" w:rsidP="00473E72">
      <w:pPr>
        <w:spacing w:line="360" w:lineRule="auto"/>
        <w:jc w:val="center"/>
        <w:rPr>
          <w:ins w:id="707" w:author="Ray Liu" w:date="2019-05-23T14:18:00Z"/>
          <w:rFonts w:ascii="LMRoman10" w:hAnsi="LMRoman10"/>
          <w:sz w:val="22"/>
          <w:szCs w:val="22"/>
        </w:rPr>
      </w:pPr>
      <w:ins w:id="708" w:author="Ray Liu" w:date="2019-05-23T13:05:00Z">
        <w:r w:rsidRPr="003D3B0B">
          <w:rPr>
            <w:rFonts w:ascii="LMRoman10" w:hAnsi="LMRoman10"/>
            <w:sz w:val="22"/>
            <w:szCs w:val="22"/>
          </w:rPr>
          <w:drawing>
            <wp:inline distT="0" distB="0" distL="0" distR="0" wp14:anchorId="4515DDC0" wp14:editId="192DD1E3">
              <wp:extent cx="4705564" cy="2888694"/>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6489" cy="2895401"/>
                      </a:xfrm>
                      <a:prstGeom prst="rect">
                        <a:avLst/>
                      </a:prstGeom>
                    </pic:spPr>
                  </pic:pic>
                </a:graphicData>
              </a:graphic>
            </wp:inline>
          </w:drawing>
        </w:r>
      </w:ins>
      <w:del w:id="709" w:author="Ray Liu" w:date="2019-05-23T13:05:00Z">
        <w:r w:rsidR="00473E72" w:rsidRPr="00473E72" w:rsidDel="003D3B0B">
          <w:rPr>
            <w:rFonts w:ascii="LMRoman10" w:hAnsi="LMRoman10"/>
            <w:noProof/>
            <w:sz w:val="22"/>
            <w:szCs w:val="22"/>
          </w:rPr>
          <w:drawing>
            <wp:inline distT="0" distB="0" distL="0" distR="0" wp14:anchorId="00B42160" wp14:editId="20EC941D">
              <wp:extent cx="4165600" cy="30485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81814" cy="3060409"/>
                      </a:xfrm>
                      <a:prstGeom prst="rect">
                        <a:avLst/>
                      </a:prstGeom>
                    </pic:spPr>
                  </pic:pic>
                </a:graphicData>
              </a:graphic>
            </wp:inline>
          </w:drawing>
        </w:r>
      </w:del>
    </w:p>
    <w:p w14:paraId="6BF56CE0" w14:textId="4807B59B" w:rsidR="0083144E" w:rsidRPr="00081A59" w:rsidRDefault="0083144E" w:rsidP="0083144E">
      <w:pPr>
        <w:pStyle w:val="Heading2"/>
        <w:rPr>
          <w:ins w:id="710" w:author="Ray Liu" w:date="2019-05-23T14:18:00Z"/>
          <w:rFonts w:ascii="Times New Roman" w:hAnsi="Times New Roman" w:cs="Times New Roman"/>
          <w:color w:val="000000" w:themeColor="text1"/>
          <w:sz w:val="32"/>
        </w:rPr>
      </w:pPr>
      <w:bookmarkStart w:id="711" w:name="_Toc9515743"/>
      <w:ins w:id="712" w:author="Ray Liu" w:date="2019-05-23T14:18:00Z">
        <w:r w:rsidRPr="00081A59">
          <w:rPr>
            <w:rFonts w:ascii="Times New Roman" w:hAnsi="Times New Roman" w:cs="Times New Roman"/>
            <w:color w:val="000000" w:themeColor="text1"/>
            <w:sz w:val="32"/>
          </w:rPr>
          <w:lastRenderedPageBreak/>
          <w:t>3.</w:t>
        </w:r>
        <w:r>
          <w:rPr>
            <w:rFonts w:ascii="Times New Roman" w:hAnsi="Times New Roman" w:cs="Times New Roman"/>
            <w:color w:val="000000" w:themeColor="text1"/>
            <w:sz w:val="32"/>
          </w:rPr>
          <w:t>4</w:t>
        </w:r>
        <w:r w:rsidRPr="00081A59">
          <w:rPr>
            <w:rFonts w:ascii="Times New Roman" w:hAnsi="Times New Roman" w:cs="Times New Roman"/>
            <w:color w:val="000000" w:themeColor="text1"/>
            <w:sz w:val="32"/>
          </w:rPr>
          <w:t xml:space="preserve"> Model </w:t>
        </w:r>
      </w:ins>
      <w:ins w:id="713" w:author="Ray Liu" w:date="2019-05-23T14:19:00Z">
        <w:r>
          <w:rPr>
            <w:rFonts w:ascii="Times New Roman" w:hAnsi="Times New Roman" w:cs="Times New Roman"/>
            <w:color w:val="000000" w:themeColor="text1"/>
            <w:sz w:val="32"/>
          </w:rPr>
          <w:t>Improvement</w:t>
        </w:r>
      </w:ins>
      <w:bookmarkEnd w:id="711"/>
    </w:p>
    <w:p w14:paraId="02D1EB4C" w14:textId="77777777" w:rsidR="0083144E" w:rsidRDefault="0083144E" w:rsidP="0083144E">
      <w:pPr>
        <w:spacing w:line="360" w:lineRule="auto"/>
        <w:rPr>
          <w:rFonts w:ascii="LMRoman10" w:hAnsi="LMRoman10"/>
          <w:sz w:val="22"/>
          <w:szCs w:val="22"/>
        </w:rPr>
        <w:pPrChange w:id="714" w:author="Ray Liu" w:date="2019-05-23T14:18:00Z">
          <w:pPr>
            <w:spacing w:line="360" w:lineRule="auto"/>
            <w:jc w:val="center"/>
          </w:pPr>
        </w:pPrChange>
      </w:pPr>
    </w:p>
    <w:p w14:paraId="20F20D1D" w14:textId="78D99037" w:rsidR="0083144E" w:rsidRDefault="0083144E" w:rsidP="0083144E">
      <w:pPr>
        <w:spacing w:line="360" w:lineRule="auto"/>
        <w:rPr>
          <w:ins w:id="715" w:author="Ray Liu" w:date="2019-05-23T14:21:00Z"/>
          <w:rFonts w:ascii="LMRoman10" w:hAnsi="LMRoman10"/>
          <w:sz w:val="22"/>
          <w:szCs w:val="22"/>
        </w:rPr>
      </w:pPr>
      <w:ins w:id="716" w:author="Ray Liu" w:date="2019-05-23T14:19:00Z">
        <w:r>
          <w:rPr>
            <w:rFonts w:ascii="LMRoman10" w:hAnsi="LMRoman10"/>
            <w:sz w:val="22"/>
            <w:szCs w:val="22"/>
          </w:rPr>
          <w:t xml:space="preserve">We tried the random forest this time, and it only has R square of </w:t>
        </w:r>
      </w:ins>
      <w:ins w:id="717" w:author="Ray Liu" w:date="2019-05-23T14:20:00Z">
        <w:r>
          <w:rPr>
            <w:rFonts w:ascii="LMRoman10" w:hAnsi="LMRoman10"/>
            <w:sz w:val="22"/>
            <w:szCs w:val="22"/>
          </w:rPr>
          <w:t>75.01%. In this case, the linear regression does a better job.</w:t>
        </w:r>
      </w:ins>
    </w:p>
    <w:p w14:paraId="4D7E8351" w14:textId="77777777" w:rsidR="0083144E" w:rsidRPr="009D65FA" w:rsidRDefault="0083144E" w:rsidP="0083144E">
      <w:pPr>
        <w:spacing w:line="360" w:lineRule="auto"/>
        <w:rPr>
          <w:ins w:id="718" w:author="Ray Liu" w:date="2019-05-23T14:19:00Z"/>
          <w:rFonts w:ascii="LMRoman10" w:hAnsi="LMRoman10"/>
          <w:sz w:val="22"/>
          <w:szCs w:val="22"/>
        </w:rPr>
      </w:pPr>
    </w:p>
    <w:p w14:paraId="00EDE54F" w14:textId="3D626A9F" w:rsidR="0083144E" w:rsidRPr="009D65FA" w:rsidRDefault="0083144E" w:rsidP="0083144E">
      <w:pPr>
        <w:spacing w:line="360" w:lineRule="auto"/>
        <w:jc w:val="center"/>
        <w:rPr>
          <w:ins w:id="719" w:author="Ray Liu" w:date="2019-05-23T14:19:00Z"/>
          <w:rFonts w:ascii="LMRoman10" w:hAnsi="LMRoman10"/>
          <w:sz w:val="22"/>
          <w:szCs w:val="22"/>
        </w:rPr>
        <w:pPrChange w:id="720" w:author="Ray Liu" w:date="2019-05-23T14:20:00Z">
          <w:pPr>
            <w:spacing w:line="360" w:lineRule="auto"/>
          </w:pPr>
        </w:pPrChange>
      </w:pPr>
      <w:ins w:id="721" w:author="Ray Liu" w:date="2019-05-23T14:20:00Z">
        <w:r w:rsidRPr="0083144E">
          <w:rPr>
            <w:rFonts w:ascii="LMRoman10" w:hAnsi="LMRoman10"/>
            <w:sz w:val="22"/>
            <w:szCs w:val="22"/>
          </w:rPr>
          <w:drawing>
            <wp:inline distT="0" distB="0" distL="0" distR="0" wp14:anchorId="03A12A49" wp14:editId="4AB7663A">
              <wp:extent cx="5943600" cy="1739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39900"/>
                      </a:xfrm>
                      <a:prstGeom prst="rect">
                        <a:avLst/>
                      </a:prstGeom>
                    </pic:spPr>
                  </pic:pic>
                </a:graphicData>
              </a:graphic>
            </wp:inline>
          </w:drawing>
        </w:r>
      </w:ins>
    </w:p>
    <w:p w14:paraId="6EBB2FE0" w14:textId="77777777" w:rsidR="00473E72" w:rsidRDefault="00473E72" w:rsidP="00473E72">
      <w:pPr>
        <w:spacing w:line="360" w:lineRule="auto"/>
        <w:jc w:val="center"/>
        <w:rPr>
          <w:sz w:val="21"/>
        </w:rPr>
      </w:pPr>
    </w:p>
    <w:p w14:paraId="0B3FF2A1" w14:textId="0980A5A7" w:rsidR="00081A59" w:rsidDel="0083144E" w:rsidRDefault="00081A59" w:rsidP="00081A59">
      <w:pPr>
        <w:pStyle w:val="Heading1"/>
        <w:rPr>
          <w:del w:id="722" w:author="Ray Liu" w:date="2019-05-23T13:06:00Z"/>
          <w:color w:val="000000" w:themeColor="text1"/>
          <w:sz w:val="40"/>
        </w:rPr>
      </w:pPr>
      <w:del w:id="723" w:author="Ray Liu" w:date="2019-05-23T13:06:00Z">
        <w:r w:rsidDel="003D3B0B">
          <w:rPr>
            <w:color w:val="000000" w:themeColor="text1"/>
            <w:sz w:val="40"/>
          </w:rPr>
          <w:br w:type="page"/>
        </w:r>
      </w:del>
    </w:p>
    <w:p w14:paraId="275FA860" w14:textId="77777777" w:rsidR="0083144E" w:rsidRPr="0083144E" w:rsidRDefault="0083144E" w:rsidP="0083144E">
      <w:pPr>
        <w:rPr>
          <w:ins w:id="724" w:author="Ray Liu" w:date="2019-05-23T14:21:00Z"/>
          <w:rFonts w:eastAsiaTheme="majorEastAsia"/>
          <w:rPrChange w:id="725" w:author="Ray Liu" w:date="2019-05-23T14:21:00Z">
            <w:rPr>
              <w:ins w:id="726" w:author="Ray Liu" w:date="2019-05-23T14:21:00Z"/>
              <w:rFonts w:eastAsiaTheme="majorEastAsia"/>
              <w:color w:val="000000" w:themeColor="text1"/>
              <w:sz w:val="40"/>
              <w:szCs w:val="32"/>
            </w:rPr>
          </w:rPrChange>
        </w:rPr>
        <w:pPrChange w:id="727" w:author="Ray Liu" w:date="2019-05-23T14:21:00Z">
          <w:pPr/>
        </w:pPrChange>
      </w:pPr>
    </w:p>
    <w:p w14:paraId="70DEABA0" w14:textId="77777777" w:rsidR="00BF0D55" w:rsidRDefault="00BF0D55">
      <w:pPr>
        <w:rPr>
          <w:ins w:id="728" w:author="Ray Liu" w:date="2019-05-23T14:53:00Z"/>
          <w:rFonts w:eastAsiaTheme="majorEastAsia"/>
          <w:color w:val="000000" w:themeColor="text1"/>
          <w:sz w:val="40"/>
          <w:szCs w:val="32"/>
        </w:rPr>
      </w:pPr>
      <w:ins w:id="729" w:author="Ray Liu" w:date="2019-05-23T14:53:00Z">
        <w:r>
          <w:rPr>
            <w:color w:val="000000" w:themeColor="text1"/>
            <w:sz w:val="40"/>
          </w:rPr>
          <w:br w:type="page"/>
        </w:r>
      </w:ins>
    </w:p>
    <w:p w14:paraId="6C066BB2" w14:textId="0DD9A013" w:rsidR="0081123E" w:rsidRPr="00081A59" w:rsidRDefault="0081123E" w:rsidP="00081A59">
      <w:pPr>
        <w:pStyle w:val="Heading1"/>
        <w:rPr>
          <w:rFonts w:ascii="Times New Roman" w:hAnsi="Times New Roman" w:cs="Times New Roman"/>
          <w:color w:val="000000" w:themeColor="text1"/>
          <w:sz w:val="40"/>
        </w:rPr>
      </w:pPr>
      <w:bookmarkStart w:id="730" w:name="_Toc9515744"/>
      <w:r w:rsidRPr="00081A59">
        <w:rPr>
          <w:rFonts w:ascii="Times New Roman" w:hAnsi="Times New Roman" w:cs="Times New Roman"/>
          <w:color w:val="000000" w:themeColor="text1"/>
          <w:sz w:val="40"/>
        </w:rPr>
        <w:lastRenderedPageBreak/>
        <w:t>Interpretation</w:t>
      </w:r>
      <w:bookmarkEnd w:id="730"/>
    </w:p>
    <w:p w14:paraId="05A9A095" w14:textId="77777777" w:rsidR="00081A59" w:rsidRDefault="00081A59" w:rsidP="00081A59">
      <w:pPr>
        <w:pStyle w:val="Heading2"/>
        <w:rPr>
          <w:rFonts w:ascii="Times New Roman" w:hAnsi="Times New Roman" w:cs="Times New Roman"/>
          <w:color w:val="000000" w:themeColor="text1"/>
          <w:sz w:val="32"/>
        </w:rPr>
      </w:pPr>
    </w:p>
    <w:p w14:paraId="4D5E8173" w14:textId="7F76A51F" w:rsidR="0081123E" w:rsidRPr="00081A59" w:rsidRDefault="00AA69CD" w:rsidP="00081A59">
      <w:pPr>
        <w:pStyle w:val="Heading2"/>
        <w:rPr>
          <w:rFonts w:ascii="Times New Roman" w:hAnsi="Times New Roman" w:cs="Times New Roman"/>
          <w:color w:val="000000" w:themeColor="text1"/>
          <w:sz w:val="32"/>
        </w:rPr>
      </w:pPr>
      <w:bookmarkStart w:id="731" w:name="_4.1_Predictor_interpretation"/>
      <w:bookmarkStart w:id="732" w:name="_Toc9515745"/>
      <w:bookmarkEnd w:id="731"/>
      <w:r w:rsidRPr="00081A59">
        <w:rPr>
          <w:rFonts w:ascii="Times New Roman" w:hAnsi="Times New Roman" w:cs="Times New Roman"/>
          <w:color w:val="000000" w:themeColor="text1"/>
          <w:sz w:val="32"/>
        </w:rPr>
        <w:t>4</w:t>
      </w:r>
      <w:r w:rsidR="0081123E" w:rsidRPr="00081A59">
        <w:rPr>
          <w:rFonts w:ascii="Times New Roman" w:hAnsi="Times New Roman" w:cs="Times New Roman"/>
          <w:color w:val="000000" w:themeColor="text1"/>
          <w:sz w:val="32"/>
        </w:rPr>
        <w:t xml:space="preserve">.1 </w:t>
      </w:r>
      <w:r w:rsidR="00A94AEC" w:rsidRPr="00081A59">
        <w:rPr>
          <w:rFonts w:ascii="Times New Roman" w:hAnsi="Times New Roman" w:cs="Times New Roman"/>
          <w:color w:val="000000" w:themeColor="text1"/>
          <w:sz w:val="32"/>
        </w:rPr>
        <w:t>Predictor interpretation</w:t>
      </w:r>
      <w:bookmarkEnd w:id="732"/>
    </w:p>
    <w:p w14:paraId="3D99074C" w14:textId="77777777" w:rsidR="0081123E" w:rsidRDefault="0081123E" w:rsidP="00A94AEC">
      <w:pPr>
        <w:spacing w:line="360" w:lineRule="auto"/>
        <w:rPr>
          <w:sz w:val="21"/>
        </w:rPr>
      </w:pPr>
    </w:p>
    <w:p w14:paraId="32B9C561" w14:textId="7E47E73D" w:rsidR="00A94AEC" w:rsidRDefault="00A94AEC" w:rsidP="00A94AEC">
      <w:pPr>
        <w:spacing w:line="360" w:lineRule="auto"/>
        <w:rPr>
          <w:ins w:id="733" w:author="Ray Liu" w:date="2019-05-23T13:13:00Z"/>
          <w:rFonts w:ascii="LMRoman10" w:hAnsi="LMRoman10"/>
          <w:bCs/>
          <w:iCs/>
          <w:sz w:val="22"/>
          <w:szCs w:val="22"/>
        </w:rPr>
      </w:pPr>
      <w:del w:id="734" w:author="Ray Liu" w:date="2019-05-23T13:11:00Z">
        <w:r w:rsidRPr="005F7097" w:rsidDel="005F7097">
          <w:rPr>
            <w:rFonts w:ascii="LMRoman10" w:hAnsi="LMRoman10"/>
            <w:b/>
            <w:i/>
            <w:sz w:val="22"/>
            <w:szCs w:val="22"/>
          </w:rPr>
          <w:delText>CTA_TRAIN_STATION</w:delText>
        </w:r>
        <w:r w:rsidRPr="005F7097" w:rsidDel="005F7097">
          <w:rPr>
            <w:rFonts w:ascii="LMRoman10" w:hAnsi="LMRoman10"/>
            <w:b/>
            <w:sz w:val="22"/>
            <w:szCs w:val="22"/>
            <w:rPrChange w:id="735" w:author="Ray Liu" w:date="2019-05-23T13:11:00Z">
              <w:rPr>
                <w:rFonts w:ascii="LMRoman10" w:hAnsi="LMRoman10"/>
                <w:bCs/>
                <w:sz w:val="22"/>
                <w:szCs w:val="22"/>
              </w:rPr>
            </w:rPrChange>
          </w:rPr>
          <w:delText>:</w:delText>
        </w:r>
        <w:r w:rsidRPr="005F7097" w:rsidDel="005F7097">
          <w:rPr>
            <w:rFonts w:ascii="LMRoman10" w:hAnsi="LMRoman10"/>
            <w:b/>
            <w:sz w:val="22"/>
            <w:szCs w:val="22"/>
            <w:rPrChange w:id="736" w:author="Ray Liu" w:date="2019-05-23T13:11:00Z">
              <w:rPr>
                <w:rFonts w:ascii="LMRoman10" w:hAnsi="LMRoman10"/>
                <w:sz w:val="22"/>
                <w:szCs w:val="22"/>
              </w:rPr>
            </w:rPrChange>
          </w:rPr>
          <w:delText xml:space="preserve"> It is the predictor represent the transportation of the location. For people who transport to place far away would like to ride to the train station. On the other hand, people get way from the train may prefer to ride home.</w:delText>
        </w:r>
        <w:r w:rsidR="004533E7" w:rsidRPr="005F7097" w:rsidDel="005F7097">
          <w:rPr>
            <w:rFonts w:ascii="LMRoman10" w:hAnsi="LMRoman10"/>
            <w:b/>
            <w:sz w:val="22"/>
            <w:szCs w:val="22"/>
            <w:rPrChange w:id="737" w:author="Ray Liu" w:date="2019-05-23T13:11:00Z">
              <w:rPr>
                <w:rFonts w:ascii="LMRoman10" w:hAnsi="LMRoman10"/>
                <w:sz w:val="22"/>
                <w:szCs w:val="22"/>
              </w:rPr>
            </w:rPrChange>
          </w:rPr>
          <w:delText xml:space="preserve"> </w:delText>
        </w:r>
      </w:del>
      <w:ins w:id="738" w:author="Ray Liu" w:date="2019-05-23T13:11:00Z">
        <w:r w:rsidR="005F7097" w:rsidRPr="005F7097">
          <w:rPr>
            <w:rFonts w:ascii="LMRoman10" w:hAnsi="LMRoman10"/>
            <w:b/>
            <w:i/>
            <w:sz w:val="22"/>
            <w:szCs w:val="22"/>
          </w:rPr>
          <w:t>avgbf</w:t>
        </w:r>
        <w:r w:rsidR="005F7097">
          <w:rPr>
            <w:rFonts w:ascii="LMRoman10" w:hAnsi="LMRoman10"/>
            <w:b/>
            <w:i/>
            <w:sz w:val="22"/>
            <w:szCs w:val="22"/>
          </w:rPr>
          <w:t xml:space="preserve">: </w:t>
        </w:r>
        <w:r w:rsidR="005F7097">
          <w:rPr>
            <w:rFonts w:ascii="LMRoman10" w:hAnsi="LMRoman10"/>
            <w:bCs/>
            <w:iCs/>
            <w:sz w:val="22"/>
            <w:szCs w:val="22"/>
          </w:rPr>
          <w:t>It is the predictor comp</w:t>
        </w:r>
      </w:ins>
      <w:ins w:id="739" w:author="Ray Liu" w:date="2019-05-23T13:12:00Z">
        <w:r w:rsidR="005F7097">
          <w:rPr>
            <w:rFonts w:ascii="LMRoman10" w:hAnsi="LMRoman10"/>
            <w:bCs/>
            <w:iCs/>
            <w:sz w:val="22"/>
            <w:szCs w:val="22"/>
          </w:rPr>
          <w:t>o</w:t>
        </w:r>
      </w:ins>
      <w:ins w:id="740" w:author="Ray Liu" w:date="2019-05-23T13:11:00Z">
        <w:r w:rsidR="005F7097">
          <w:rPr>
            <w:rFonts w:ascii="LMRoman10" w:hAnsi="LMRoman10"/>
            <w:bCs/>
            <w:iCs/>
            <w:sz w:val="22"/>
            <w:szCs w:val="22"/>
          </w:rPr>
          <w:t>sited by aver</w:t>
        </w:r>
      </w:ins>
      <w:ins w:id="741" w:author="Ray Liu" w:date="2019-05-23T13:12:00Z">
        <w:r w:rsidR="005F7097">
          <w:rPr>
            <w:rFonts w:ascii="LMRoman10" w:hAnsi="LMRoman10"/>
            <w:bCs/>
            <w:iCs/>
            <w:sz w:val="22"/>
            <w:szCs w:val="22"/>
          </w:rPr>
          <w:t>age the business licenses and food establishment. We composite these two predictors because when we d</w:t>
        </w:r>
      </w:ins>
      <w:ins w:id="742" w:author="Ray Liu" w:date="2019-05-23T13:13:00Z">
        <w:r w:rsidR="005F7097">
          <w:rPr>
            <w:rFonts w:ascii="LMRoman10" w:hAnsi="LMRoman10"/>
            <w:bCs/>
            <w:iCs/>
            <w:sz w:val="22"/>
            <w:szCs w:val="22"/>
          </w:rPr>
          <w:t>o the correlation analysis, we found they have a high correlation with each other. We composite because:</w:t>
        </w:r>
      </w:ins>
    </w:p>
    <w:p w14:paraId="277F185B" w14:textId="3D99562C" w:rsidR="005F7097" w:rsidRPr="005F7097" w:rsidRDefault="005F7097" w:rsidP="005F7097">
      <w:pPr>
        <w:pStyle w:val="ListParagraph"/>
        <w:numPr>
          <w:ilvl w:val="0"/>
          <w:numId w:val="4"/>
        </w:numPr>
        <w:spacing w:line="360" w:lineRule="auto"/>
        <w:rPr>
          <w:ins w:id="743" w:author="Ray Liu" w:date="2019-05-23T13:14:00Z"/>
          <w:rFonts w:ascii="LMRoman10" w:hAnsi="LMRoman10"/>
          <w:bCs/>
          <w:iCs/>
          <w:sz w:val="22"/>
          <w:szCs w:val="22"/>
          <w:rPrChange w:id="744" w:author="Ray Liu" w:date="2019-05-23T13:16:00Z">
            <w:rPr>
              <w:ins w:id="745" w:author="Ray Liu" w:date="2019-05-23T13:14:00Z"/>
            </w:rPr>
          </w:rPrChange>
        </w:rPr>
        <w:pPrChange w:id="746" w:author="Ray Liu" w:date="2019-05-23T13:16:00Z">
          <w:pPr>
            <w:spacing w:line="360" w:lineRule="auto"/>
          </w:pPr>
        </w:pPrChange>
      </w:pPr>
      <w:ins w:id="747" w:author="Ray Liu" w:date="2019-05-23T13:13:00Z">
        <w:r w:rsidRPr="005F7097">
          <w:rPr>
            <w:rFonts w:ascii="LMRoman10" w:hAnsi="LMRoman10"/>
            <w:bCs/>
            <w:iCs/>
            <w:sz w:val="22"/>
            <w:szCs w:val="22"/>
            <w:rPrChange w:id="748" w:author="Ray Liu" w:date="2019-05-23T13:16:00Z">
              <w:rPr/>
            </w:rPrChange>
          </w:rPr>
          <w:t xml:space="preserve">There is no numerical predictor that can represent the CBD </w:t>
        </w:r>
      </w:ins>
      <w:ins w:id="749" w:author="Ray Liu" w:date="2019-05-23T13:14:00Z">
        <w:r w:rsidRPr="005F7097">
          <w:rPr>
            <w:rFonts w:ascii="LMRoman10" w:hAnsi="LMRoman10"/>
            <w:bCs/>
            <w:iCs/>
            <w:sz w:val="22"/>
            <w:szCs w:val="22"/>
            <w:rPrChange w:id="750" w:author="Ray Liu" w:date="2019-05-23T13:16:00Z">
              <w:rPr/>
            </w:rPrChange>
          </w:rPr>
          <w:t>levels;</w:t>
        </w:r>
      </w:ins>
    </w:p>
    <w:p w14:paraId="65E10F57" w14:textId="305C5A38" w:rsidR="005F7097" w:rsidRPr="005F7097" w:rsidRDefault="005F7097" w:rsidP="005F7097">
      <w:pPr>
        <w:pStyle w:val="ListParagraph"/>
        <w:numPr>
          <w:ilvl w:val="0"/>
          <w:numId w:val="4"/>
        </w:numPr>
        <w:spacing w:line="360" w:lineRule="auto"/>
        <w:rPr>
          <w:ins w:id="751" w:author="Ray Liu" w:date="2019-05-23T13:15:00Z"/>
          <w:rFonts w:ascii="LMRoman10" w:hAnsi="LMRoman10"/>
          <w:bCs/>
          <w:iCs/>
          <w:sz w:val="22"/>
          <w:szCs w:val="22"/>
          <w:rPrChange w:id="752" w:author="Ray Liu" w:date="2019-05-23T13:16:00Z">
            <w:rPr>
              <w:ins w:id="753" w:author="Ray Liu" w:date="2019-05-23T13:15:00Z"/>
            </w:rPr>
          </w:rPrChange>
        </w:rPr>
        <w:pPrChange w:id="754" w:author="Ray Liu" w:date="2019-05-23T13:16:00Z">
          <w:pPr>
            <w:spacing w:line="360" w:lineRule="auto"/>
          </w:pPr>
        </w:pPrChange>
      </w:pPr>
      <w:ins w:id="755" w:author="Ray Liu" w:date="2019-05-23T13:14:00Z">
        <w:r w:rsidRPr="005F7097">
          <w:rPr>
            <w:rFonts w:ascii="LMRoman10" w:hAnsi="LMRoman10"/>
            <w:bCs/>
            <w:iCs/>
            <w:sz w:val="22"/>
            <w:szCs w:val="22"/>
            <w:rPrChange w:id="756" w:author="Ray Liu" w:date="2019-05-23T13:16:00Z">
              <w:rPr/>
            </w:rPrChange>
          </w:rPr>
          <w:t xml:space="preserve">The scale and the number of food establishment and business license are close to each other, so we can average it correctly without standardized and </w:t>
        </w:r>
      </w:ins>
      <w:ins w:id="757" w:author="Ray Liu" w:date="2019-05-23T13:15:00Z">
        <w:r w:rsidRPr="005F7097">
          <w:rPr>
            <w:rFonts w:ascii="LMRoman10" w:hAnsi="LMRoman10"/>
            <w:bCs/>
            <w:iCs/>
            <w:sz w:val="22"/>
            <w:szCs w:val="22"/>
            <w:rPrChange w:id="758" w:author="Ray Liu" w:date="2019-05-23T13:16:00Z">
              <w:rPr/>
            </w:rPrChange>
          </w:rPr>
          <w:t>weighted.</w:t>
        </w:r>
      </w:ins>
    </w:p>
    <w:p w14:paraId="34D2C21A" w14:textId="1E03BA11" w:rsidR="005F7097" w:rsidRPr="005F7097" w:rsidRDefault="005F7097" w:rsidP="005F7097">
      <w:pPr>
        <w:pStyle w:val="ListParagraph"/>
        <w:numPr>
          <w:ilvl w:val="0"/>
          <w:numId w:val="4"/>
        </w:numPr>
        <w:spacing w:line="360" w:lineRule="auto"/>
        <w:rPr>
          <w:rFonts w:ascii="LMRoman10" w:hAnsi="LMRoman10"/>
          <w:bCs/>
          <w:iCs/>
          <w:sz w:val="22"/>
          <w:szCs w:val="22"/>
          <w:rPrChange w:id="759" w:author="Ray Liu" w:date="2019-05-23T13:16:00Z">
            <w:rPr/>
          </w:rPrChange>
        </w:rPr>
        <w:pPrChange w:id="760" w:author="Ray Liu" w:date="2019-05-23T13:16:00Z">
          <w:pPr>
            <w:spacing w:line="360" w:lineRule="auto"/>
          </w:pPr>
        </w:pPrChange>
      </w:pPr>
      <w:ins w:id="761" w:author="Ray Liu" w:date="2019-05-23T13:15:00Z">
        <w:r w:rsidRPr="005F7097">
          <w:rPr>
            <w:rFonts w:ascii="LMRoman10" w:hAnsi="LMRoman10"/>
            <w:bCs/>
            <w:iCs/>
            <w:sz w:val="22"/>
            <w:szCs w:val="22"/>
            <w:rPrChange w:id="762" w:author="Ray Liu" w:date="2019-05-23T13:16:00Z">
              <w:rPr/>
            </w:rPrChange>
          </w:rPr>
          <w:t xml:space="preserve"> These two predictors are all related to CBD position.</w:t>
        </w:r>
      </w:ins>
    </w:p>
    <w:p w14:paraId="1BD5DAC1" w14:textId="77777777" w:rsidR="004533E7" w:rsidRDefault="004533E7" w:rsidP="00A94AEC">
      <w:pPr>
        <w:spacing w:line="360" w:lineRule="auto"/>
        <w:rPr>
          <w:rFonts w:ascii="LMRoman10" w:hAnsi="LMRoman10"/>
          <w:sz w:val="22"/>
          <w:szCs w:val="22"/>
        </w:rPr>
      </w:pPr>
    </w:p>
    <w:p w14:paraId="7635E0A6" w14:textId="50568FAC" w:rsidR="004533E7" w:rsidDel="002365AC" w:rsidRDefault="005F7097" w:rsidP="004533E7">
      <w:pPr>
        <w:spacing w:line="360" w:lineRule="auto"/>
        <w:rPr>
          <w:del w:id="763" w:author="Ray Liu" w:date="2019-05-23T13:16:00Z"/>
          <w:rFonts w:ascii="LMRoman10" w:hAnsi="LMRoman10"/>
          <w:bCs/>
          <w:iCs/>
          <w:sz w:val="22"/>
          <w:szCs w:val="22"/>
        </w:rPr>
      </w:pPr>
      <w:proofErr w:type="gramStart"/>
      <w:ins w:id="764" w:author="Ray Liu" w:date="2019-05-23T13:20:00Z">
        <w:r w:rsidRPr="005F7097">
          <w:rPr>
            <w:rFonts w:ascii="LMRoman10" w:hAnsi="LMRoman10"/>
            <w:b/>
            <w:i/>
            <w:sz w:val="22"/>
            <w:szCs w:val="22"/>
            <w:rPrChange w:id="765" w:author="Ray Liu" w:date="2019-05-23T13:20:00Z">
              <w:rPr/>
            </w:rPrChange>
          </w:rPr>
          <w:t>CBD</w:t>
        </w:r>
        <w:r w:rsidDel="005F7097">
          <w:rPr>
            <w:rFonts w:ascii="LMRoman10" w:hAnsi="LMRoman10"/>
            <w:b/>
            <w:i/>
            <w:sz w:val="22"/>
            <w:szCs w:val="22"/>
          </w:rPr>
          <w:t xml:space="preserve"> </w:t>
        </w:r>
      </w:ins>
      <w:ins w:id="766" w:author="Ray Liu" w:date="2019-05-23T13:21:00Z">
        <w:r>
          <w:rPr>
            <w:rFonts w:ascii="LMRoman10" w:hAnsi="LMRoman10"/>
            <w:b/>
            <w:i/>
            <w:sz w:val="22"/>
            <w:szCs w:val="22"/>
          </w:rPr>
          <w:t>:</w:t>
        </w:r>
        <w:proofErr w:type="gramEnd"/>
        <w:r>
          <w:rPr>
            <w:rFonts w:ascii="LMRoman10" w:hAnsi="LMRoman10"/>
            <w:bCs/>
            <w:iCs/>
            <w:sz w:val="22"/>
            <w:szCs w:val="22"/>
          </w:rPr>
          <w:t xml:space="preserve"> It is</w:t>
        </w:r>
        <w:r w:rsidR="002365AC">
          <w:rPr>
            <w:rFonts w:ascii="LMRoman10" w:hAnsi="LMRoman10"/>
            <w:bCs/>
            <w:iCs/>
            <w:sz w:val="22"/>
            <w:szCs w:val="22"/>
          </w:rPr>
          <w:t xml:space="preserve"> different from avgbf because it is </w:t>
        </w:r>
        <w:r>
          <w:rPr>
            <w:rFonts w:ascii="LMRoman10" w:hAnsi="LMRoman10"/>
            <w:bCs/>
            <w:iCs/>
            <w:sz w:val="22"/>
            <w:szCs w:val="22"/>
          </w:rPr>
          <w:t xml:space="preserve"> a dumpy predictor, where 1 is CBD, and 0 is not. We</w:t>
        </w:r>
      </w:ins>
      <w:ins w:id="767" w:author="Ray Liu" w:date="2019-05-23T13:25:00Z">
        <w:r w:rsidR="002365AC">
          <w:rPr>
            <w:rFonts w:ascii="LMRoman10" w:hAnsi="LMRoman10"/>
            <w:bCs/>
            <w:iCs/>
            <w:sz w:val="22"/>
            <w:szCs w:val="22"/>
          </w:rPr>
          <w:t xml:space="preserve"> keep this predictor because</w:t>
        </w:r>
      </w:ins>
      <w:ins w:id="768" w:author="Ray Liu" w:date="2019-05-23T13:26:00Z">
        <w:r w:rsidR="002365AC">
          <w:rPr>
            <w:rFonts w:ascii="LMRoman10" w:hAnsi="LMRoman10"/>
            <w:bCs/>
            <w:iCs/>
            <w:sz w:val="22"/>
            <w:szCs w:val="22"/>
          </w:rPr>
          <w:t xml:space="preserve"> (1)</w:t>
        </w:r>
      </w:ins>
      <w:ins w:id="769" w:author="Ray Liu" w:date="2019-05-23T13:25:00Z">
        <w:r w:rsidR="002365AC">
          <w:rPr>
            <w:rFonts w:ascii="LMRoman10" w:hAnsi="LMRoman10"/>
            <w:bCs/>
            <w:iCs/>
            <w:sz w:val="22"/>
            <w:szCs w:val="22"/>
          </w:rPr>
          <w:t xml:space="preserve"> </w:t>
        </w:r>
      </w:ins>
      <w:ins w:id="770" w:author="Ray Liu" w:date="2019-05-23T13:26:00Z">
        <w:r w:rsidR="002365AC">
          <w:rPr>
            <w:rFonts w:ascii="LMRoman10" w:hAnsi="LMRoman10"/>
            <w:bCs/>
            <w:iCs/>
            <w:sz w:val="22"/>
            <w:szCs w:val="22"/>
          </w:rPr>
          <w:t>we would like to know if there will be any interaction between CBD and other numerical predictors, and (2) the stepwise indicates it is worthwhile to</w:t>
        </w:r>
      </w:ins>
      <w:ins w:id="771" w:author="Ray Liu" w:date="2019-05-23T13:27:00Z">
        <w:r w:rsidR="002365AC">
          <w:rPr>
            <w:rFonts w:ascii="LMRoman10" w:hAnsi="LMRoman10"/>
            <w:bCs/>
            <w:iCs/>
            <w:sz w:val="22"/>
            <w:szCs w:val="22"/>
          </w:rPr>
          <w:t xml:space="preserve"> add it into the model.</w:t>
        </w:r>
      </w:ins>
      <w:del w:id="772" w:author="Ray Liu" w:date="2019-05-23T13:16:00Z">
        <w:r w:rsidR="004533E7" w:rsidDel="005F7097">
          <w:rPr>
            <w:rFonts w:ascii="LMRoman10" w:hAnsi="LMRoman10"/>
            <w:b/>
            <w:i/>
            <w:sz w:val="22"/>
            <w:szCs w:val="22"/>
          </w:rPr>
          <w:delText>Retail_Food_Establishment</w:delText>
        </w:r>
        <w:r w:rsidR="004533E7" w:rsidRPr="005F7097" w:rsidDel="005F7097">
          <w:rPr>
            <w:rFonts w:ascii="LMRoman10" w:hAnsi="LMRoman10"/>
            <w:b/>
            <w:i/>
            <w:sz w:val="22"/>
            <w:szCs w:val="22"/>
            <w:rPrChange w:id="773" w:author="Ray Liu" w:date="2019-05-23T13:20:00Z">
              <w:rPr>
                <w:rFonts w:ascii="LMRoman10" w:hAnsi="LMRoman10"/>
                <w:sz w:val="22"/>
                <w:szCs w:val="22"/>
              </w:rPr>
            </w:rPrChange>
          </w:rPr>
          <w:delText xml:space="preserve">: It is the predictor represent the </w:delText>
        </w:r>
        <w:r w:rsidR="00A00581" w:rsidRPr="005F7097" w:rsidDel="005F7097">
          <w:rPr>
            <w:rFonts w:ascii="LMRoman10" w:hAnsi="LMRoman10" w:hint="eastAsia"/>
            <w:b/>
            <w:i/>
            <w:sz w:val="22"/>
            <w:szCs w:val="22"/>
            <w:rPrChange w:id="774" w:author="Ray Liu" w:date="2019-05-23T13:20:00Z">
              <w:rPr>
                <w:rFonts w:ascii="LMRoman10" w:hAnsi="LMRoman10" w:hint="eastAsia"/>
                <w:sz w:val="22"/>
                <w:szCs w:val="22"/>
              </w:rPr>
            </w:rPrChange>
          </w:rPr>
          <w:delText>pedestr</w:delText>
        </w:r>
        <w:r w:rsidR="00A00581" w:rsidRPr="005F7097" w:rsidDel="005F7097">
          <w:rPr>
            <w:rFonts w:ascii="LMRoman10" w:hAnsi="LMRoman10"/>
            <w:b/>
            <w:i/>
            <w:sz w:val="22"/>
            <w:szCs w:val="22"/>
            <w:rPrChange w:id="775" w:author="Ray Liu" w:date="2019-05-23T13:20:00Z">
              <w:rPr>
                <w:rFonts w:ascii="LMRoman10" w:hAnsi="LMRoman10"/>
                <w:sz w:val="22"/>
                <w:szCs w:val="22"/>
              </w:rPr>
            </w:rPrChange>
          </w:rPr>
          <w:delText>ian volume</w:delText>
        </w:r>
        <w:r w:rsidR="004533E7" w:rsidRPr="005F7097" w:rsidDel="005F7097">
          <w:rPr>
            <w:rFonts w:ascii="LMRoman10" w:hAnsi="LMRoman10" w:hint="eastAsia"/>
            <w:b/>
            <w:i/>
            <w:sz w:val="22"/>
            <w:szCs w:val="22"/>
            <w:rPrChange w:id="776" w:author="Ray Liu" w:date="2019-05-23T13:20:00Z">
              <w:rPr>
                <w:rFonts w:ascii="LMRoman10" w:hAnsi="LMRoman10" w:hint="eastAsia"/>
                <w:sz w:val="22"/>
                <w:szCs w:val="22"/>
              </w:rPr>
            </w:rPrChange>
          </w:rPr>
          <w:delText xml:space="preserve"> </w:delText>
        </w:r>
        <w:r w:rsidR="004533E7" w:rsidRPr="005F7097" w:rsidDel="005F7097">
          <w:rPr>
            <w:rFonts w:ascii="LMRoman10" w:hAnsi="LMRoman10"/>
            <w:b/>
            <w:i/>
            <w:sz w:val="22"/>
            <w:szCs w:val="22"/>
            <w:rPrChange w:id="777" w:author="Ray Liu" w:date="2019-05-23T13:20:00Z">
              <w:rPr>
                <w:rFonts w:ascii="LMRoman10" w:hAnsi="LMRoman10"/>
                <w:sz w:val="22"/>
                <w:szCs w:val="22"/>
              </w:rPr>
            </w:rPrChange>
          </w:rPr>
          <w:delText xml:space="preserve">of the location. </w:delText>
        </w:r>
        <w:r w:rsidR="00A00581" w:rsidRPr="005F7097" w:rsidDel="005F7097">
          <w:rPr>
            <w:rFonts w:ascii="LMRoman10" w:hAnsi="LMRoman10"/>
            <w:b/>
            <w:i/>
            <w:sz w:val="22"/>
            <w:szCs w:val="22"/>
            <w:rPrChange w:id="778" w:author="Ray Liu" w:date="2019-05-23T13:20:00Z">
              <w:rPr>
                <w:rFonts w:ascii="LMRoman10" w:hAnsi="LMRoman10"/>
                <w:sz w:val="22"/>
                <w:szCs w:val="22"/>
              </w:rPr>
            </w:rPrChange>
          </w:rPr>
          <w:delText>Assume the probability of the people who would like to ride the bike is constant, the big pedestrian volume help</w:delText>
        </w:r>
        <w:r w:rsidR="00BA6D54" w:rsidRPr="005F7097" w:rsidDel="005F7097">
          <w:rPr>
            <w:rFonts w:ascii="LMRoman10" w:hAnsi="LMRoman10"/>
            <w:b/>
            <w:i/>
            <w:sz w:val="22"/>
            <w:szCs w:val="22"/>
            <w:rPrChange w:id="779" w:author="Ray Liu" w:date="2019-05-23T13:20:00Z">
              <w:rPr>
                <w:rFonts w:ascii="LMRoman10" w:hAnsi="LMRoman10"/>
                <w:sz w:val="22"/>
                <w:szCs w:val="22"/>
              </w:rPr>
            </w:rPrChange>
          </w:rPr>
          <w:delText>s</w:delText>
        </w:r>
        <w:r w:rsidR="00A00581" w:rsidRPr="005F7097" w:rsidDel="005F7097">
          <w:rPr>
            <w:rFonts w:ascii="LMRoman10" w:hAnsi="LMRoman10"/>
            <w:b/>
            <w:i/>
            <w:sz w:val="22"/>
            <w:szCs w:val="22"/>
            <w:rPrChange w:id="780" w:author="Ray Liu" w:date="2019-05-23T13:20:00Z">
              <w:rPr>
                <w:rFonts w:ascii="LMRoman10" w:hAnsi="LMRoman10"/>
                <w:sz w:val="22"/>
                <w:szCs w:val="22"/>
              </w:rPr>
            </w:rPrChange>
          </w:rPr>
          <w:delText xml:space="preserve"> the volume for trips.</w:delText>
        </w:r>
      </w:del>
    </w:p>
    <w:p w14:paraId="0BF82589" w14:textId="0F349012" w:rsidR="00BA6D54" w:rsidRDefault="00BA6D54" w:rsidP="004533E7">
      <w:pPr>
        <w:spacing w:line="360" w:lineRule="auto"/>
        <w:rPr>
          <w:ins w:id="781" w:author="Ray Liu" w:date="2019-05-23T13:27:00Z"/>
          <w:rFonts w:ascii="LMRoman10" w:hAnsi="LMRoman10"/>
          <w:sz w:val="22"/>
          <w:szCs w:val="22"/>
        </w:rPr>
      </w:pPr>
    </w:p>
    <w:p w14:paraId="3FD8AD17" w14:textId="77777777" w:rsidR="002365AC" w:rsidRDefault="002365AC" w:rsidP="002365AC">
      <w:pPr>
        <w:spacing w:line="360" w:lineRule="auto"/>
        <w:rPr>
          <w:ins w:id="782" w:author="Ray Liu" w:date="2019-05-23T13:27:00Z"/>
          <w:rFonts w:ascii="LMRoman10" w:hAnsi="LMRoman10"/>
          <w:sz w:val="22"/>
          <w:szCs w:val="22"/>
        </w:rPr>
      </w:pPr>
    </w:p>
    <w:p w14:paraId="7675171B" w14:textId="0BE24BDB" w:rsidR="002365AC" w:rsidRDefault="002365AC" w:rsidP="002365AC">
      <w:pPr>
        <w:spacing w:line="360" w:lineRule="auto"/>
        <w:rPr>
          <w:ins w:id="783" w:author="Ray Liu" w:date="2019-05-23T13:27:00Z"/>
          <w:rFonts w:ascii="LMRoman10" w:hAnsi="LMRoman10"/>
          <w:b/>
          <w:i/>
          <w:sz w:val="22"/>
          <w:szCs w:val="22"/>
        </w:rPr>
      </w:pPr>
      <w:ins w:id="784" w:author="Ray Liu" w:date="2019-05-23T13:27:00Z">
        <w:r>
          <w:rPr>
            <w:rFonts w:ascii="LMRoman10" w:hAnsi="LMRoman10"/>
            <w:b/>
            <w:i/>
            <w:sz w:val="22"/>
            <w:szCs w:val="22"/>
          </w:rPr>
          <w:t>BURGLARY</w:t>
        </w:r>
        <w:r>
          <w:rPr>
            <w:rFonts w:ascii="LMRoman10" w:hAnsi="LMRoman10"/>
            <w:b/>
            <w:i/>
            <w:sz w:val="22"/>
            <w:szCs w:val="22"/>
          </w:rPr>
          <w:t xml:space="preserve">: </w:t>
        </w:r>
        <w:r>
          <w:t>A crime activity of unlawful entry into a building for th</w:t>
        </w:r>
      </w:ins>
      <w:ins w:id="785" w:author="Ray Liu" w:date="2019-05-23T13:28:00Z">
        <w:r>
          <w:t>e</w:t>
        </w:r>
      </w:ins>
      <w:ins w:id="786" w:author="Ray Liu" w:date="2019-05-23T13:27:00Z">
        <w:r>
          <w:t xml:space="preserve"> purpose of committing an offence</w:t>
        </w:r>
      </w:ins>
      <w:ins w:id="787" w:author="Ray Liu" w:date="2019-05-23T13:28:00Z">
        <w:r>
          <w:t xml:space="preserve">, </w:t>
        </w:r>
      </w:ins>
      <w:ins w:id="788" w:author="Ray Liu" w:date="2019-05-23T13:31:00Z">
        <w:r>
          <w:t>this kind of activity threat people to come to certain place,</w:t>
        </w:r>
        <w:r w:rsidR="003710EA">
          <w:t xml:space="preserve"> hence decrea</w:t>
        </w:r>
        <w:bookmarkStart w:id="789" w:name="_GoBack"/>
        <w:bookmarkEnd w:id="789"/>
        <w:r w:rsidR="003710EA">
          <w:t>se the demand of the public bike.</w:t>
        </w:r>
      </w:ins>
    </w:p>
    <w:p w14:paraId="05045927" w14:textId="5B215F46" w:rsidR="002365AC" w:rsidRDefault="002365AC" w:rsidP="002365AC">
      <w:pPr>
        <w:spacing w:line="360" w:lineRule="auto"/>
        <w:rPr>
          <w:ins w:id="790" w:author="Ray Liu" w:date="2019-05-23T13:32:00Z"/>
          <w:rFonts w:ascii="LMRoman10" w:hAnsi="LMRoman10"/>
          <w:b/>
          <w:bCs/>
          <w:i/>
          <w:iCs/>
          <w:sz w:val="22"/>
          <w:szCs w:val="22"/>
        </w:rPr>
      </w:pPr>
    </w:p>
    <w:p w14:paraId="4BA61C7A" w14:textId="77777777" w:rsidR="00EC73E6" w:rsidRDefault="00EC73E6" w:rsidP="00EC73E6">
      <w:pPr>
        <w:spacing w:line="360" w:lineRule="auto"/>
        <w:rPr>
          <w:moveTo w:id="791" w:author="Ray Liu" w:date="2019-05-23T13:32:00Z"/>
          <w:rFonts w:ascii="LMRoman10" w:hAnsi="LMRoman10"/>
          <w:sz w:val="22"/>
          <w:szCs w:val="22"/>
        </w:rPr>
      </w:pPr>
      <w:moveToRangeStart w:id="792" w:author="Ray Liu" w:date="2019-05-23T13:32:00Z" w:name="move9510792"/>
      <w:proofErr w:type="gramStart"/>
      <w:moveTo w:id="793" w:author="Ray Liu" w:date="2019-05-23T13:32:00Z">
        <w:r>
          <w:rPr>
            <w:rFonts w:ascii="LMRoman10" w:hAnsi="LMRoman10"/>
            <w:b/>
            <w:i/>
            <w:sz w:val="22"/>
            <w:szCs w:val="22"/>
          </w:rPr>
          <w:t>THEFT</w:t>
        </w:r>
        <w:r>
          <w:rPr>
            <w:rFonts w:ascii="LMRoman10" w:hAnsi="LMRoman10"/>
            <w:sz w:val="22"/>
            <w:szCs w:val="22"/>
          </w:rPr>
          <w:t xml:space="preserve"> :</w:t>
        </w:r>
        <w:proofErr w:type="gramEnd"/>
        <w:r>
          <w:rPr>
            <w:rFonts w:ascii="LMRoman10" w:hAnsi="LMRoman10"/>
            <w:sz w:val="22"/>
            <w:szCs w:val="22"/>
          </w:rPr>
          <w:t xml:space="preserve"> We </w:t>
        </w:r>
        <w:r>
          <w:rPr>
            <w:rFonts w:ascii="LMRoman10" w:hAnsi="LMRoman10" w:hint="eastAsia"/>
            <w:sz w:val="22"/>
            <w:szCs w:val="22"/>
          </w:rPr>
          <w:t>distingui</w:t>
        </w:r>
        <w:r>
          <w:rPr>
            <w:rFonts w:ascii="LMRoman10" w:hAnsi="LMRoman10"/>
            <w:sz w:val="22"/>
            <w:szCs w:val="22"/>
          </w:rPr>
          <w:t>sh this crime activity from the ASSAULT and BURGLARY, because it has the contradict effect to the other crimes. We make some assumption:</w:t>
        </w:r>
      </w:moveTo>
    </w:p>
    <w:p w14:paraId="3E9F64B7" w14:textId="5F361ACA" w:rsidR="00EC73E6" w:rsidDel="00910F3A" w:rsidRDefault="00EC73E6" w:rsidP="00EC73E6">
      <w:pPr>
        <w:pStyle w:val="ListParagraph"/>
        <w:numPr>
          <w:ilvl w:val="0"/>
          <w:numId w:val="2"/>
        </w:numPr>
        <w:spacing w:line="360" w:lineRule="auto"/>
        <w:rPr>
          <w:del w:id="794" w:author="Ray Liu" w:date="2019-05-23T14:06:00Z"/>
          <w:moveTo w:id="795" w:author="Ray Liu" w:date="2019-05-23T13:32:00Z"/>
          <w:rFonts w:ascii="LMRoman10" w:hAnsi="LMRoman10"/>
          <w:sz w:val="22"/>
          <w:szCs w:val="22"/>
        </w:rPr>
      </w:pPr>
      <w:moveTo w:id="796" w:author="Ray Liu" w:date="2019-05-23T13:32:00Z">
        <w:del w:id="797" w:author="Ray Liu" w:date="2019-05-23T14:06:00Z">
          <w:r w:rsidDel="00910F3A">
            <w:rPr>
              <w:rFonts w:ascii="LMRoman10" w:hAnsi="LMRoman10"/>
              <w:sz w:val="22"/>
              <w:szCs w:val="22"/>
            </w:rPr>
            <w:delText>The model is not correct, or need to be improved.</w:delText>
          </w:r>
        </w:del>
      </w:moveTo>
    </w:p>
    <w:p w14:paraId="03E785A5" w14:textId="77777777" w:rsidR="00EC73E6" w:rsidRDefault="00EC73E6" w:rsidP="00EC73E6">
      <w:pPr>
        <w:pStyle w:val="ListParagraph"/>
        <w:numPr>
          <w:ilvl w:val="0"/>
          <w:numId w:val="2"/>
        </w:numPr>
        <w:spacing w:line="360" w:lineRule="auto"/>
        <w:rPr>
          <w:moveTo w:id="798" w:author="Ray Liu" w:date="2019-05-23T13:32:00Z"/>
          <w:rFonts w:ascii="LMRoman10" w:hAnsi="LMRoman10"/>
          <w:sz w:val="22"/>
          <w:szCs w:val="22"/>
        </w:rPr>
      </w:pPr>
      <w:moveTo w:id="799" w:author="Ray Liu" w:date="2019-05-23T13:32:00Z">
        <w:r>
          <w:rPr>
            <w:rFonts w:ascii="LMRoman10" w:hAnsi="LMRoman10"/>
            <w:sz w:val="22"/>
            <w:szCs w:val="22"/>
          </w:rPr>
          <w:t>The less income per person making the frequent theft crimes, meanwhile, the less income people does not have their own bike.</w:t>
        </w:r>
      </w:moveTo>
    </w:p>
    <w:p w14:paraId="420910B8" w14:textId="05B9CC47" w:rsidR="00910F3A" w:rsidRPr="00910F3A" w:rsidRDefault="00EC73E6" w:rsidP="00910F3A">
      <w:pPr>
        <w:pStyle w:val="ListParagraph"/>
        <w:numPr>
          <w:ilvl w:val="0"/>
          <w:numId w:val="2"/>
        </w:numPr>
        <w:spacing w:line="360" w:lineRule="auto"/>
        <w:rPr>
          <w:ins w:id="800" w:author="Ray Liu" w:date="2019-05-23T14:06:00Z"/>
          <w:rFonts w:ascii="LMRoman10" w:hAnsi="LMRoman10"/>
          <w:sz w:val="22"/>
          <w:szCs w:val="22"/>
          <w:rPrChange w:id="801" w:author="Ray Liu" w:date="2019-05-23T14:07:00Z">
            <w:rPr>
              <w:ins w:id="802" w:author="Ray Liu" w:date="2019-05-23T14:06:00Z"/>
            </w:rPr>
          </w:rPrChange>
        </w:rPr>
      </w:pPr>
      <w:moveTo w:id="803" w:author="Ray Liu" w:date="2019-05-23T13:32:00Z">
        <w:r>
          <w:rPr>
            <w:rFonts w:ascii="LMRoman10" w:hAnsi="LMRoman10"/>
            <w:sz w:val="22"/>
            <w:szCs w:val="22"/>
          </w:rPr>
          <w:t>A location with many theft crimes making people less like to ride their own bike, because they do not want their own bike to be stolen.</w:t>
        </w:r>
      </w:moveTo>
    </w:p>
    <w:p w14:paraId="7CE89CA1" w14:textId="78529022" w:rsidR="00910F3A" w:rsidRDefault="00910F3A" w:rsidP="00EC73E6">
      <w:pPr>
        <w:pStyle w:val="ListParagraph"/>
        <w:numPr>
          <w:ilvl w:val="0"/>
          <w:numId w:val="2"/>
        </w:numPr>
        <w:spacing w:line="360" w:lineRule="auto"/>
        <w:rPr>
          <w:ins w:id="804" w:author="Ray Liu" w:date="2019-05-23T14:07:00Z"/>
          <w:rFonts w:ascii="LMRoman10" w:hAnsi="LMRoman10"/>
          <w:sz w:val="22"/>
          <w:szCs w:val="22"/>
        </w:rPr>
      </w:pPr>
      <w:ins w:id="805" w:author="Ray Liu" w:date="2019-05-23T14:06:00Z">
        <w:r>
          <w:rPr>
            <w:rFonts w:ascii="LMRoman10" w:hAnsi="LMRoman10"/>
            <w:sz w:val="22"/>
            <w:szCs w:val="22"/>
          </w:rPr>
          <w:t>There is multicollinearity between THEFT with any other predictors.</w:t>
        </w:r>
      </w:ins>
    </w:p>
    <w:p w14:paraId="12706BB4" w14:textId="4015D044" w:rsidR="00910F3A" w:rsidRPr="00F83EBD" w:rsidRDefault="00910F3A" w:rsidP="00EC73E6">
      <w:pPr>
        <w:pStyle w:val="ListParagraph"/>
        <w:numPr>
          <w:ilvl w:val="0"/>
          <w:numId w:val="2"/>
        </w:numPr>
        <w:spacing w:line="360" w:lineRule="auto"/>
        <w:rPr>
          <w:moveTo w:id="806" w:author="Ray Liu" w:date="2019-05-23T13:32:00Z"/>
          <w:rFonts w:ascii="LMRoman10" w:hAnsi="LMRoman10"/>
          <w:sz w:val="22"/>
          <w:szCs w:val="22"/>
        </w:rPr>
      </w:pPr>
      <w:ins w:id="807" w:author="Ray Liu" w:date="2019-05-23T14:07:00Z">
        <w:r>
          <w:rPr>
            <w:rFonts w:ascii="LMRoman10" w:hAnsi="LMRoman10"/>
            <w:sz w:val="22"/>
            <w:szCs w:val="22"/>
          </w:rPr>
          <w:t>Is there any interaction effect on this model?</w:t>
        </w:r>
      </w:ins>
    </w:p>
    <w:p w14:paraId="242F0953" w14:textId="77777777" w:rsidR="00910F3A" w:rsidRDefault="00910F3A" w:rsidP="00EC73E6">
      <w:pPr>
        <w:spacing w:line="360" w:lineRule="auto"/>
        <w:rPr>
          <w:ins w:id="808" w:author="Ray Liu" w:date="2019-05-23T14:08:00Z"/>
          <w:rFonts w:ascii="LMRoman10" w:hAnsi="LMRoman10"/>
          <w:sz w:val="22"/>
          <w:szCs w:val="22"/>
        </w:rPr>
      </w:pPr>
    </w:p>
    <w:p w14:paraId="3CDF176F" w14:textId="1E0FDEDD" w:rsidR="00EC73E6" w:rsidDel="00910F3A" w:rsidRDefault="00910F3A" w:rsidP="00EC73E6">
      <w:pPr>
        <w:spacing w:line="360" w:lineRule="auto"/>
        <w:rPr>
          <w:del w:id="809" w:author="Ray Liu" w:date="2019-05-23T14:06:00Z"/>
          <w:rFonts w:ascii="LMRoman10" w:hAnsi="LMRoman10"/>
          <w:sz w:val="22"/>
          <w:szCs w:val="22"/>
        </w:rPr>
      </w:pPr>
      <w:ins w:id="810" w:author="Ray Liu" w:date="2019-05-23T14:07:00Z">
        <w:r>
          <w:rPr>
            <w:rFonts w:ascii="LMRoman10" w:hAnsi="LMRoman10"/>
            <w:sz w:val="22"/>
            <w:szCs w:val="22"/>
          </w:rPr>
          <w:t>To find the answer,</w:t>
        </w:r>
      </w:ins>
      <w:ins w:id="811" w:author="Ray Liu" w:date="2019-05-23T14:08:00Z">
        <w:r>
          <w:rPr>
            <w:rFonts w:ascii="LMRoman10" w:hAnsi="LMRoman10"/>
            <w:sz w:val="22"/>
            <w:szCs w:val="22"/>
          </w:rPr>
          <w:t xml:space="preserve"> we do the following steps:</w:t>
        </w:r>
      </w:ins>
      <w:moveTo w:id="812" w:author="Ray Liu" w:date="2019-05-23T13:32:00Z">
        <w:del w:id="813" w:author="Ray Liu" w:date="2019-05-23T14:06:00Z">
          <w:r w:rsidR="00EC73E6" w:rsidDel="00910F3A">
            <w:rPr>
              <w:rFonts w:ascii="LMRoman10" w:hAnsi="LMRoman10"/>
              <w:sz w:val="22"/>
              <w:szCs w:val="22"/>
            </w:rPr>
            <w:delText>We try to build another models by adding other variables, transformation, and interaction, but all of them give us the positive coefficient of theft. Although we cannot reject the first assumption, we have to find another explanation.</w:delText>
          </w:r>
        </w:del>
      </w:moveTo>
    </w:p>
    <w:p w14:paraId="61E590C9" w14:textId="25C5B376" w:rsidR="00910F3A" w:rsidRDefault="00910F3A" w:rsidP="00EC73E6">
      <w:pPr>
        <w:spacing w:line="360" w:lineRule="auto"/>
        <w:rPr>
          <w:ins w:id="814" w:author="Ray Liu" w:date="2019-05-23T14:08:00Z"/>
          <w:rFonts w:ascii="LMRoman10" w:hAnsi="LMRoman10"/>
          <w:sz w:val="22"/>
          <w:szCs w:val="22"/>
        </w:rPr>
      </w:pPr>
    </w:p>
    <w:p w14:paraId="5F320C54" w14:textId="77777777" w:rsidR="00910F3A" w:rsidRDefault="00910F3A" w:rsidP="00EC73E6">
      <w:pPr>
        <w:spacing w:line="360" w:lineRule="auto"/>
        <w:rPr>
          <w:ins w:id="815" w:author="Ray Liu" w:date="2019-05-23T14:08:00Z"/>
          <w:rFonts w:ascii="LMRoman10" w:hAnsi="LMRoman10"/>
          <w:sz w:val="22"/>
          <w:szCs w:val="22"/>
        </w:rPr>
      </w:pPr>
    </w:p>
    <w:p w14:paraId="5B66966A" w14:textId="70558A3E" w:rsidR="00910F3A" w:rsidRDefault="00910F3A" w:rsidP="00910F3A">
      <w:pPr>
        <w:pStyle w:val="ListParagraph"/>
        <w:numPr>
          <w:ilvl w:val="0"/>
          <w:numId w:val="5"/>
        </w:numPr>
        <w:spacing w:line="360" w:lineRule="auto"/>
        <w:rPr>
          <w:ins w:id="816" w:author="Ray Liu" w:date="2019-05-23T14:11:00Z"/>
          <w:rFonts w:ascii="LMRoman10" w:hAnsi="LMRoman10"/>
          <w:sz w:val="22"/>
          <w:szCs w:val="22"/>
        </w:rPr>
      </w:pPr>
      <w:ins w:id="817" w:author="Ray Liu" w:date="2019-05-23T14:11:00Z">
        <w:r w:rsidRPr="00910F3A">
          <w:rPr>
            <w:rFonts w:ascii="LMRoman10" w:hAnsi="LMRoman10"/>
            <w:sz w:val="22"/>
            <w:szCs w:val="22"/>
            <w:rPrChange w:id="818" w:author="Ray Liu" w:date="2019-05-23T14:11:00Z">
              <w:rPr/>
            </w:rPrChange>
          </w:rPr>
          <w:t>Check the VIF to see if there is multicollinearity</w:t>
        </w:r>
        <w:r>
          <w:rPr>
            <w:rFonts w:ascii="LMRoman10" w:hAnsi="LMRoman10"/>
            <w:sz w:val="22"/>
            <w:szCs w:val="22"/>
          </w:rPr>
          <w:t xml:space="preserve">, </w:t>
        </w:r>
        <w:proofErr w:type="gramStart"/>
        <w:r>
          <w:rPr>
            <w:rFonts w:ascii="LMRoman10" w:hAnsi="LMRoman10"/>
            <w:sz w:val="22"/>
            <w:szCs w:val="22"/>
          </w:rPr>
          <w:t>Here</w:t>
        </w:r>
        <w:proofErr w:type="gramEnd"/>
        <w:r>
          <w:rPr>
            <w:rFonts w:ascii="LMRoman10" w:hAnsi="LMRoman10"/>
            <w:sz w:val="22"/>
            <w:szCs w:val="22"/>
          </w:rPr>
          <w:t xml:space="preserve"> is the output:</w:t>
        </w:r>
      </w:ins>
    </w:p>
    <w:p w14:paraId="1CA56CF4" w14:textId="7A7F8497" w:rsidR="00910F3A" w:rsidRDefault="00910F3A" w:rsidP="00910F3A">
      <w:pPr>
        <w:pStyle w:val="ListParagraph"/>
        <w:spacing w:line="360" w:lineRule="auto"/>
        <w:rPr>
          <w:ins w:id="819" w:author="Ray Liu" w:date="2019-05-23T14:12:00Z"/>
          <w:rFonts w:ascii="LMRoman10" w:hAnsi="LMRoman10"/>
          <w:sz w:val="22"/>
          <w:szCs w:val="22"/>
        </w:rPr>
      </w:pPr>
      <w:ins w:id="820" w:author="Ray Liu" w:date="2019-05-23T14:12:00Z">
        <w:r w:rsidRPr="00910F3A">
          <w:rPr>
            <w:rFonts w:ascii="LMRoman10" w:hAnsi="LMRoman10"/>
            <w:sz w:val="22"/>
            <w:szCs w:val="22"/>
          </w:rPr>
          <w:lastRenderedPageBreak/>
          <w:drawing>
            <wp:inline distT="0" distB="0" distL="0" distR="0" wp14:anchorId="090EA133" wp14:editId="7ED80F09">
              <wp:extent cx="4777483" cy="1586880"/>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86600" cy="1589908"/>
                      </a:xfrm>
                      <a:prstGeom prst="rect">
                        <a:avLst/>
                      </a:prstGeom>
                    </pic:spPr>
                  </pic:pic>
                </a:graphicData>
              </a:graphic>
            </wp:inline>
          </w:drawing>
        </w:r>
      </w:ins>
    </w:p>
    <w:p w14:paraId="1475A99F" w14:textId="3B114412" w:rsidR="00910F3A" w:rsidRPr="00910F3A" w:rsidRDefault="00910F3A" w:rsidP="00910F3A">
      <w:pPr>
        <w:pStyle w:val="ListParagraph"/>
        <w:spacing w:line="360" w:lineRule="auto"/>
        <w:rPr>
          <w:ins w:id="821" w:author="Ray Liu" w:date="2019-05-23T14:11:00Z"/>
          <w:rFonts w:ascii="LMRoman10" w:hAnsi="LMRoman10"/>
          <w:sz w:val="22"/>
          <w:szCs w:val="22"/>
          <w:rPrChange w:id="822" w:author="Ray Liu" w:date="2019-05-23T14:11:00Z">
            <w:rPr>
              <w:ins w:id="823" w:author="Ray Liu" w:date="2019-05-23T14:11:00Z"/>
            </w:rPr>
          </w:rPrChange>
        </w:rPr>
        <w:pPrChange w:id="824" w:author="Ray Liu" w:date="2019-05-23T14:11:00Z">
          <w:pPr>
            <w:spacing w:line="360" w:lineRule="auto"/>
          </w:pPr>
        </w:pPrChange>
      </w:pPr>
      <w:ins w:id="825" w:author="Ray Liu" w:date="2019-05-23T14:12:00Z">
        <w:r>
          <w:rPr>
            <w:rFonts w:ascii="LMRoman10" w:hAnsi="LMRoman10"/>
            <w:sz w:val="22"/>
            <w:szCs w:val="22"/>
          </w:rPr>
          <w:t xml:space="preserve">We find that there is a </w:t>
        </w:r>
      </w:ins>
      <w:ins w:id="826" w:author="Ray Liu" w:date="2019-05-23T14:13:00Z">
        <w:r>
          <w:rPr>
            <w:rFonts w:ascii="LMRoman10" w:hAnsi="LMRoman10"/>
            <w:sz w:val="22"/>
            <w:szCs w:val="22"/>
          </w:rPr>
          <w:t xml:space="preserve">severe multicollinearity between THEFT and other variables. Then we begin to omit predictors that have a high correlation with </w:t>
        </w:r>
      </w:ins>
      <w:ins w:id="827" w:author="Ray Liu" w:date="2019-05-23T14:14:00Z">
        <w:r>
          <w:rPr>
            <w:rFonts w:ascii="LMRoman10" w:hAnsi="LMRoman10"/>
            <w:sz w:val="22"/>
            <w:szCs w:val="22"/>
          </w:rPr>
          <w:t>THEFT to find the answer.</w:t>
        </w:r>
      </w:ins>
    </w:p>
    <w:p w14:paraId="41EAFF3F" w14:textId="6616CEAA" w:rsidR="00910F3A" w:rsidRDefault="00910F3A" w:rsidP="00910F3A">
      <w:pPr>
        <w:pStyle w:val="ListParagraph"/>
        <w:numPr>
          <w:ilvl w:val="0"/>
          <w:numId w:val="5"/>
        </w:numPr>
        <w:spacing w:line="360" w:lineRule="auto"/>
        <w:rPr>
          <w:ins w:id="828" w:author="Ray Liu" w:date="2019-05-23T14:18:00Z"/>
          <w:rFonts w:ascii="LMRoman10" w:hAnsi="LMRoman10"/>
          <w:sz w:val="22"/>
          <w:szCs w:val="22"/>
        </w:rPr>
      </w:pPr>
      <w:ins w:id="829" w:author="Ray Liu" w:date="2019-05-23T14:14:00Z">
        <w:r>
          <w:rPr>
            <w:rFonts w:ascii="LMRoman10" w:hAnsi="LMRoman10"/>
            <w:sz w:val="22"/>
            <w:szCs w:val="22"/>
          </w:rPr>
          <w:t xml:space="preserve">We find that </w:t>
        </w:r>
      </w:ins>
      <w:ins w:id="830" w:author="Ray Liu" w:date="2019-05-23T14:15:00Z">
        <w:r w:rsidR="0083144E">
          <w:rPr>
            <w:rFonts w:ascii="LMRoman10" w:hAnsi="LMRoman10"/>
            <w:sz w:val="22"/>
            <w:szCs w:val="22"/>
          </w:rPr>
          <w:t>if we delete the BURGLARY from the model, the coefficient of THEFT become negative</w:t>
        </w:r>
      </w:ins>
      <w:ins w:id="831" w:author="Ray Liu" w:date="2019-05-23T14:17:00Z">
        <w:r w:rsidR="0083144E">
          <w:rPr>
            <w:rFonts w:ascii="LMRoman10" w:hAnsi="LMRoman10"/>
            <w:sz w:val="22"/>
            <w:szCs w:val="22"/>
          </w:rPr>
          <w:t>. Now we know that is the multicollinearity cause the abnormal coefficient of THEFT.</w:t>
        </w:r>
      </w:ins>
    </w:p>
    <w:p w14:paraId="14033BFF" w14:textId="5D1C6D5E" w:rsidR="0083144E" w:rsidRDefault="0083144E" w:rsidP="0083144E">
      <w:pPr>
        <w:pStyle w:val="ListParagraph"/>
        <w:spacing w:line="360" w:lineRule="auto"/>
        <w:rPr>
          <w:ins w:id="832" w:author="Ray Liu" w:date="2019-05-23T14:18:00Z"/>
          <w:rFonts w:ascii="LMRoman10" w:hAnsi="LMRoman10"/>
          <w:sz w:val="22"/>
          <w:szCs w:val="22"/>
        </w:rPr>
        <w:pPrChange w:id="833" w:author="Ray Liu" w:date="2019-05-23T14:18:00Z">
          <w:pPr>
            <w:pStyle w:val="ListParagraph"/>
            <w:numPr>
              <w:numId w:val="5"/>
            </w:numPr>
            <w:spacing w:line="360" w:lineRule="auto"/>
            <w:ind w:hanging="360"/>
          </w:pPr>
        </w:pPrChange>
      </w:pPr>
      <w:ins w:id="834" w:author="Ray Liu" w:date="2019-05-23T14:18:00Z">
        <w:r w:rsidRPr="0083144E">
          <w:rPr>
            <w:rFonts w:ascii="LMRoman10" w:hAnsi="LMRoman10"/>
            <w:sz w:val="22"/>
            <w:szCs w:val="22"/>
          </w:rPr>
          <w:drawing>
            <wp:inline distT="0" distB="0" distL="0" distR="0" wp14:anchorId="73B46704" wp14:editId="6AE0F691">
              <wp:extent cx="4787757" cy="4548371"/>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98152" cy="4558246"/>
                      </a:xfrm>
                      <a:prstGeom prst="rect">
                        <a:avLst/>
                      </a:prstGeom>
                    </pic:spPr>
                  </pic:pic>
                </a:graphicData>
              </a:graphic>
            </wp:inline>
          </w:drawing>
        </w:r>
      </w:ins>
    </w:p>
    <w:p w14:paraId="61B8DB6A" w14:textId="70635E24" w:rsidR="00910F3A" w:rsidRPr="0083144E" w:rsidRDefault="0083144E" w:rsidP="00EC73E6">
      <w:pPr>
        <w:pStyle w:val="ListParagraph"/>
        <w:numPr>
          <w:ilvl w:val="0"/>
          <w:numId w:val="5"/>
        </w:numPr>
        <w:spacing w:line="360" w:lineRule="auto"/>
        <w:rPr>
          <w:ins w:id="835" w:author="Ray Liu" w:date="2019-05-23T14:17:00Z"/>
          <w:rFonts w:ascii="LMRoman10" w:hAnsi="LMRoman10"/>
          <w:sz w:val="22"/>
          <w:szCs w:val="22"/>
          <w:rPrChange w:id="836" w:author="Ray Liu" w:date="2019-05-23T14:21:00Z">
            <w:rPr>
              <w:ins w:id="837" w:author="Ray Liu" w:date="2019-05-23T14:17:00Z"/>
            </w:rPr>
          </w:rPrChange>
        </w:rPr>
        <w:pPrChange w:id="838" w:author="Ray Liu" w:date="2019-05-23T14:21:00Z">
          <w:pPr>
            <w:spacing w:line="360" w:lineRule="auto"/>
          </w:pPr>
        </w:pPrChange>
      </w:pPr>
      <w:ins w:id="839" w:author="Ray Liu" w:date="2019-05-23T14:18:00Z">
        <w:r>
          <w:rPr>
            <w:rFonts w:ascii="LMRoman10" w:hAnsi="LMRoman10"/>
            <w:sz w:val="22"/>
            <w:szCs w:val="22"/>
          </w:rPr>
          <w:lastRenderedPageBreak/>
          <w:t>Is there any interaction effect?</w:t>
        </w:r>
      </w:ins>
      <w:ins w:id="840" w:author="Ray Liu" w:date="2019-05-23T14:21:00Z">
        <w:r>
          <w:rPr>
            <w:rFonts w:ascii="LMRoman10" w:hAnsi="LMRoman10"/>
            <w:sz w:val="22"/>
            <w:szCs w:val="22"/>
          </w:rPr>
          <w:t xml:space="preserve"> In order to answer this question, we tried the interaction plot in R. There is no significant eviden</w:t>
        </w:r>
      </w:ins>
      <w:ins w:id="841" w:author="Ray Liu" w:date="2019-05-23T14:22:00Z">
        <w:r>
          <w:rPr>
            <w:rFonts w:ascii="LMRoman10" w:hAnsi="LMRoman10"/>
            <w:sz w:val="22"/>
            <w:szCs w:val="22"/>
          </w:rPr>
          <w:t>ce that there is an interaction effect, so we do not add the plot here, but the plot and code can be checked in appendix.</w:t>
        </w:r>
      </w:ins>
    </w:p>
    <w:p w14:paraId="12AE8F7F" w14:textId="77777777" w:rsidR="0083144E" w:rsidRDefault="0083144E" w:rsidP="00EC73E6">
      <w:pPr>
        <w:spacing w:line="360" w:lineRule="auto"/>
        <w:rPr>
          <w:ins w:id="842" w:author="Ray Liu" w:date="2019-05-23T14:06:00Z"/>
          <w:moveTo w:id="843" w:author="Ray Liu" w:date="2019-05-23T13:32:00Z"/>
          <w:rFonts w:ascii="LMRoman10" w:hAnsi="LMRoman10"/>
          <w:sz w:val="22"/>
          <w:szCs w:val="22"/>
        </w:rPr>
      </w:pPr>
    </w:p>
    <w:p w14:paraId="5592D73D" w14:textId="6E41E853" w:rsidR="00EC73E6" w:rsidDel="00910F3A" w:rsidRDefault="00EC73E6" w:rsidP="00EC73E6">
      <w:pPr>
        <w:spacing w:line="360" w:lineRule="auto"/>
        <w:rPr>
          <w:del w:id="844" w:author="Ray Liu" w:date="2019-05-23T14:06:00Z"/>
          <w:moveTo w:id="845" w:author="Ray Liu" w:date="2019-05-23T13:32:00Z"/>
          <w:rFonts w:ascii="LMRoman10" w:hAnsi="LMRoman10"/>
          <w:sz w:val="22"/>
          <w:szCs w:val="22"/>
        </w:rPr>
      </w:pPr>
      <w:moveTo w:id="846" w:author="Ray Liu" w:date="2019-05-23T13:32:00Z">
        <w:del w:id="847" w:author="Ray Liu" w:date="2019-05-23T14:06:00Z">
          <w:r w:rsidDel="00910F3A">
            <w:rPr>
              <w:rFonts w:ascii="LMRoman10" w:hAnsi="LMRoman10"/>
              <w:sz w:val="22"/>
              <w:szCs w:val="22"/>
            </w:rPr>
            <w:delText xml:space="preserve">According to the correlation between INCOMRE and THEFT, we reject second assumption. </w:delText>
          </w:r>
        </w:del>
      </w:moveTo>
    </w:p>
    <w:p w14:paraId="7D5817CC" w14:textId="6B7E54B7" w:rsidR="00EC73E6" w:rsidRPr="00767DC7" w:rsidDel="00910F3A" w:rsidRDefault="00EC73E6" w:rsidP="00EC73E6">
      <w:pPr>
        <w:spacing w:line="360" w:lineRule="auto"/>
        <w:rPr>
          <w:del w:id="848" w:author="Ray Liu" w:date="2019-05-23T14:06:00Z"/>
          <w:moveTo w:id="849" w:author="Ray Liu" w:date="2019-05-23T13:32:00Z"/>
          <w:rFonts w:ascii="LMRoman10" w:hAnsi="LMRoman10"/>
          <w:b/>
          <w:sz w:val="28"/>
          <w:szCs w:val="22"/>
        </w:rPr>
      </w:pPr>
      <w:moveTo w:id="850" w:author="Ray Liu" w:date="2019-05-23T13:32:00Z">
        <w:del w:id="851" w:author="Ray Liu" w:date="2019-05-23T14:06:00Z">
          <w:r w:rsidDel="00910F3A">
            <w:rPr>
              <w:rFonts w:ascii="LMRoman10" w:hAnsi="LMRoman10"/>
              <w:sz w:val="22"/>
              <w:szCs w:val="22"/>
            </w:rPr>
            <w:delText>Finally, we think the third assumption may be the best explanation.</w:delText>
          </w:r>
        </w:del>
      </w:moveTo>
    </w:p>
    <w:moveToRangeEnd w:id="792"/>
    <w:p w14:paraId="7C931D35" w14:textId="77777777" w:rsidR="00EC73E6" w:rsidRDefault="00EC73E6" w:rsidP="00EC73E6">
      <w:pPr>
        <w:spacing w:line="360" w:lineRule="auto"/>
        <w:rPr>
          <w:ins w:id="852" w:author="Ray Liu" w:date="2019-05-23T13:38:00Z"/>
          <w:rFonts w:ascii="LMRoman10" w:hAnsi="LMRoman10"/>
          <w:sz w:val="22"/>
          <w:szCs w:val="22"/>
        </w:rPr>
      </w:pPr>
    </w:p>
    <w:p w14:paraId="32D4646E" w14:textId="72CC8747" w:rsidR="00EC73E6" w:rsidRDefault="00EC73E6" w:rsidP="00910F3A">
      <w:pPr>
        <w:spacing w:line="360" w:lineRule="auto"/>
        <w:rPr>
          <w:ins w:id="853" w:author="Ray Liu" w:date="2019-05-23T14:40:00Z"/>
          <w:rFonts w:ascii="LMRoman10" w:hAnsi="LMRoman10"/>
          <w:sz w:val="22"/>
          <w:szCs w:val="22"/>
        </w:rPr>
      </w:pPr>
      <w:ins w:id="854" w:author="Ray Liu" w:date="2019-05-23T13:38:00Z">
        <w:r>
          <w:rPr>
            <w:rFonts w:ascii="LMRoman10" w:hAnsi="LMRoman10"/>
            <w:b/>
            <w:i/>
            <w:sz w:val="22"/>
            <w:szCs w:val="22"/>
          </w:rPr>
          <w:t>ASSAULT&amp;</w:t>
        </w:r>
        <w:r w:rsidDel="005F7097">
          <w:rPr>
            <w:rFonts w:ascii="LMRoman10" w:hAnsi="LMRoman10"/>
            <w:b/>
            <w:i/>
            <w:sz w:val="22"/>
            <w:szCs w:val="22"/>
          </w:rPr>
          <w:t xml:space="preserve"> </w:t>
        </w:r>
        <w:r>
          <w:rPr>
            <w:rFonts w:ascii="LMRoman10" w:hAnsi="LMRoman10"/>
            <w:b/>
            <w:i/>
            <w:sz w:val="22"/>
            <w:szCs w:val="22"/>
          </w:rPr>
          <w:t>&amp;</w:t>
        </w:r>
        <w:r w:rsidRPr="005F7097">
          <w:t xml:space="preserve"> </w:t>
        </w:r>
        <w:r w:rsidRPr="009A1DAF">
          <w:rPr>
            <w:rFonts w:ascii="LMRoman10" w:hAnsi="LMRoman10"/>
            <w:b/>
            <w:i/>
            <w:sz w:val="22"/>
            <w:szCs w:val="22"/>
          </w:rPr>
          <w:t>BATTERY</w:t>
        </w:r>
        <w:r>
          <w:t>:</w:t>
        </w:r>
      </w:ins>
      <w:ins w:id="855" w:author="Ray Liu" w:date="2019-05-23T13:42:00Z">
        <w:r>
          <w:t xml:space="preserve"> </w:t>
        </w:r>
      </w:ins>
      <w:ins w:id="856" w:author="Ray Liu" w:date="2019-05-23T13:38:00Z">
        <w:r>
          <w:rPr>
            <w:rFonts w:ascii="LMRoman10" w:hAnsi="LMRoman10"/>
            <w:sz w:val="22"/>
            <w:szCs w:val="22"/>
          </w:rPr>
          <w:t>These two predictors are all the indicates of happening of crimes. The crimes will decrease the demand of the trips because of the safety.</w:t>
        </w:r>
      </w:ins>
      <w:ins w:id="857" w:author="Ray Liu" w:date="2019-05-23T14:38:00Z">
        <w:r w:rsidR="00F3346C">
          <w:rPr>
            <w:rFonts w:ascii="LMRoman10" w:hAnsi="LMRoman10"/>
            <w:sz w:val="22"/>
            <w:szCs w:val="22"/>
          </w:rPr>
          <w:t xml:space="preserve"> However, the coefficient</w:t>
        </w:r>
      </w:ins>
      <w:ins w:id="858" w:author="Ray Liu" w:date="2019-05-23T14:39:00Z">
        <w:r w:rsidR="00F3346C">
          <w:rPr>
            <w:rFonts w:ascii="LMRoman10" w:hAnsi="LMRoman10"/>
            <w:sz w:val="22"/>
            <w:szCs w:val="22"/>
          </w:rPr>
          <w:t xml:space="preserve"> of BATTERY</w:t>
        </w:r>
      </w:ins>
      <w:ins w:id="859" w:author="Ray Liu" w:date="2019-05-23T14:38:00Z">
        <w:r w:rsidR="00F3346C">
          <w:rPr>
            <w:rFonts w:ascii="LMRoman10" w:hAnsi="LMRoman10"/>
            <w:sz w:val="22"/>
            <w:szCs w:val="22"/>
          </w:rPr>
          <w:t xml:space="preserve"> seems </w:t>
        </w:r>
      </w:ins>
      <w:ins w:id="860" w:author="Ray Liu" w:date="2019-05-23T14:39:00Z">
        <w:r w:rsidR="00F3346C">
          <w:rPr>
            <w:rFonts w:ascii="LMRoman10" w:hAnsi="LMRoman10"/>
            <w:sz w:val="22"/>
            <w:szCs w:val="22"/>
          </w:rPr>
          <w:t>opposite</w:t>
        </w:r>
      </w:ins>
      <w:ins w:id="861" w:author="Ray Liu" w:date="2019-05-23T14:38:00Z">
        <w:r w:rsidR="00F3346C">
          <w:rPr>
            <w:rFonts w:ascii="LMRoman10" w:hAnsi="LMRoman10"/>
            <w:sz w:val="22"/>
            <w:szCs w:val="22"/>
          </w:rPr>
          <w:t>. From the VIF, we also notice that the VIF of ASSAULT and BATTERY</w:t>
        </w:r>
      </w:ins>
      <w:ins w:id="862" w:author="Ray Liu" w:date="2019-05-23T14:39:00Z">
        <w:r w:rsidR="00F3346C">
          <w:rPr>
            <w:rFonts w:ascii="LMRoman10" w:hAnsi="LMRoman10"/>
            <w:sz w:val="22"/>
            <w:szCs w:val="22"/>
          </w:rPr>
          <w:t xml:space="preserve"> are both more than 10. </w:t>
        </w:r>
      </w:ins>
    </w:p>
    <w:p w14:paraId="2B6E9F90" w14:textId="1886388E" w:rsidR="00F3346C" w:rsidRDefault="00F3346C" w:rsidP="00910F3A">
      <w:pPr>
        <w:spacing w:line="360" w:lineRule="auto"/>
        <w:rPr>
          <w:ins w:id="863" w:author="Ray Liu" w:date="2019-05-23T14:40:00Z"/>
          <w:rFonts w:ascii="LMRoman10" w:hAnsi="LMRoman10"/>
          <w:sz w:val="22"/>
          <w:szCs w:val="22"/>
        </w:rPr>
      </w:pPr>
      <w:ins w:id="864" w:author="Ray Liu" w:date="2019-05-23T14:40:00Z">
        <w:r>
          <w:rPr>
            <w:rFonts w:ascii="LMRoman10" w:hAnsi="LMRoman10"/>
            <w:sz w:val="22"/>
            <w:szCs w:val="22"/>
          </w:rPr>
          <w:t>We deleted the ASSAULT</w:t>
        </w:r>
      </w:ins>
      <w:ins w:id="865" w:author="Ray Liu" w:date="2019-05-23T14:41:00Z">
        <w:r>
          <w:rPr>
            <w:rFonts w:ascii="LMRoman10" w:hAnsi="LMRoman10"/>
            <w:sz w:val="22"/>
            <w:szCs w:val="22"/>
          </w:rPr>
          <w:t xml:space="preserve"> and </w:t>
        </w:r>
      </w:ins>
      <w:ins w:id="866" w:author="Ray Liu" w:date="2019-05-23T14:44:00Z">
        <w:r>
          <w:rPr>
            <w:rFonts w:ascii="LMRoman10" w:hAnsi="LMRoman10"/>
            <w:sz w:val="22"/>
            <w:szCs w:val="22"/>
          </w:rPr>
          <w:t>NARCOTICS</w:t>
        </w:r>
      </w:ins>
      <w:ins w:id="867" w:author="Ray Liu" w:date="2019-05-23T14:40:00Z">
        <w:r>
          <w:rPr>
            <w:rFonts w:ascii="LMRoman10" w:hAnsi="LMRoman10"/>
            <w:sz w:val="22"/>
            <w:szCs w:val="22"/>
          </w:rPr>
          <w:t xml:space="preserve"> from the model, the coefficient of BATTE</w:t>
        </w:r>
      </w:ins>
      <w:ins w:id="868" w:author="Ray Liu" w:date="2019-05-23T14:41:00Z">
        <w:r>
          <w:rPr>
            <w:rFonts w:ascii="LMRoman10" w:hAnsi="LMRoman10"/>
            <w:sz w:val="22"/>
            <w:szCs w:val="22"/>
          </w:rPr>
          <w:t xml:space="preserve">RY become negative. </w:t>
        </w:r>
        <w:proofErr w:type="gramStart"/>
        <w:r>
          <w:rPr>
            <w:rFonts w:ascii="LMRoman10" w:hAnsi="LMRoman10"/>
            <w:sz w:val="22"/>
            <w:szCs w:val="22"/>
          </w:rPr>
          <w:t>So</w:t>
        </w:r>
        <w:proofErr w:type="gramEnd"/>
        <w:r>
          <w:rPr>
            <w:rFonts w:ascii="LMRoman10" w:hAnsi="LMRoman10"/>
            <w:sz w:val="22"/>
            <w:szCs w:val="22"/>
          </w:rPr>
          <w:t xml:space="preserve"> we know that multicollinearity </w:t>
        </w:r>
      </w:ins>
      <w:ins w:id="869" w:author="Ray Liu" w:date="2019-05-23T14:42:00Z">
        <w:r>
          <w:rPr>
            <w:rFonts w:ascii="LMRoman10" w:hAnsi="LMRoman10"/>
            <w:sz w:val="22"/>
            <w:szCs w:val="22"/>
          </w:rPr>
          <w:t>has a misleading again. But the model within ASSAULT seems to explain more, so in the final model we keep the ASSAULT.</w:t>
        </w:r>
      </w:ins>
    </w:p>
    <w:p w14:paraId="060F2606" w14:textId="7AA491E8" w:rsidR="00F3346C" w:rsidRPr="00910F3A" w:rsidRDefault="00F3346C" w:rsidP="00F3346C">
      <w:pPr>
        <w:spacing w:line="360" w:lineRule="auto"/>
        <w:jc w:val="center"/>
        <w:rPr>
          <w:ins w:id="870" w:author="Ray Liu" w:date="2019-05-23T13:38:00Z"/>
          <w:rFonts w:ascii="LMRoman10" w:hAnsi="LMRoman10"/>
          <w:sz w:val="22"/>
          <w:szCs w:val="22"/>
          <w:rPrChange w:id="871" w:author="Ray Liu" w:date="2019-05-23T14:05:00Z">
            <w:rPr>
              <w:ins w:id="872" w:author="Ray Liu" w:date="2019-05-23T13:38:00Z"/>
            </w:rPr>
          </w:rPrChange>
        </w:rPr>
        <w:pPrChange w:id="873" w:author="Ray Liu" w:date="2019-05-23T14:40:00Z">
          <w:pPr/>
        </w:pPrChange>
      </w:pPr>
      <w:ins w:id="874" w:author="Ray Liu" w:date="2019-05-23T14:44:00Z">
        <w:r w:rsidRPr="00F3346C">
          <w:rPr>
            <w:rFonts w:ascii="LMRoman10" w:hAnsi="LMRoman10"/>
            <w:sz w:val="22"/>
            <w:szCs w:val="22"/>
          </w:rPr>
          <w:drawing>
            <wp:inline distT="0" distB="0" distL="0" distR="0" wp14:anchorId="167E76CE" wp14:editId="24087DA4">
              <wp:extent cx="5054885" cy="232330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61048" cy="2326136"/>
                      </a:xfrm>
                      <a:prstGeom prst="rect">
                        <a:avLst/>
                      </a:prstGeom>
                    </pic:spPr>
                  </pic:pic>
                </a:graphicData>
              </a:graphic>
            </wp:inline>
          </w:drawing>
        </w:r>
      </w:ins>
    </w:p>
    <w:p w14:paraId="57D76038" w14:textId="77777777" w:rsidR="00EC73E6" w:rsidRPr="009A1DAF" w:rsidRDefault="00EC73E6" w:rsidP="002365AC">
      <w:pPr>
        <w:spacing w:line="360" w:lineRule="auto"/>
        <w:rPr>
          <w:ins w:id="875" w:author="Ray Liu" w:date="2019-05-23T13:27:00Z"/>
          <w:rFonts w:ascii="LMRoman10" w:hAnsi="LMRoman10"/>
          <w:b/>
          <w:bCs/>
          <w:i/>
          <w:iCs/>
          <w:sz w:val="22"/>
          <w:szCs w:val="22"/>
        </w:rPr>
      </w:pPr>
    </w:p>
    <w:p w14:paraId="03CC2B72" w14:textId="7AD7B364" w:rsidR="00EC73E6" w:rsidRDefault="002365AC" w:rsidP="002365AC">
      <w:pPr>
        <w:spacing w:line="360" w:lineRule="auto"/>
        <w:rPr>
          <w:ins w:id="876" w:author="Ray Liu" w:date="2019-05-23T13:38:00Z"/>
          <w:rFonts w:ascii="LMRoman10" w:hAnsi="LMRoman10"/>
          <w:sz w:val="22"/>
          <w:szCs w:val="22"/>
        </w:rPr>
      </w:pPr>
      <w:ins w:id="877" w:author="Ray Liu" w:date="2019-05-23T13:27:00Z">
        <w:r w:rsidRPr="009A1DAF">
          <w:rPr>
            <w:rFonts w:ascii="LMRoman10" w:hAnsi="LMRoman10"/>
            <w:b/>
            <w:bCs/>
            <w:i/>
            <w:iCs/>
            <w:sz w:val="22"/>
            <w:szCs w:val="22"/>
          </w:rPr>
          <w:t>NARCOTICS</w:t>
        </w:r>
      </w:ins>
      <w:ins w:id="878" w:author="Ray Liu" w:date="2019-05-23T13:32:00Z">
        <w:r w:rsidR="00EC73E6">
          <w:rPr>
            <w:rFonts w:ascii="LMRoman10" w:hAnsi="LMRoman10"/>
            <w:b/>
            <w:bCs/>
            <w:i/>
            <w:iCs/>
            <w:sz w:val="22"/>
            <w:szCs w:val="22"/>
          </w:rPr>
          <w:t xml:space="preserve">: </w:t>
        </w:r>
      </w:ins>
      <w:ins w:id="879" w:author="Ray Liu" w:date="2019-05-23T13:33:00Z">
        <w:r w:rsidR="00EC73E6" w:rsidRPr="00EC73E6">
          <w:rPr>
            <w:rFonts w:ascii="LMRoman10" w:hAnsi="LMRoman10"/>
            <w:sz w:val="22"/>
            <w:szCs w:val="22"/>
            <w:rPrChange w:id="880" w:author="Ray Liu" w:date="2019-05-23T13:33:00Z">
              <w:rPr>
                <w:rFonts w:ascii="LMRoman10" w:hAnsi="LMRoman10"/>
                <w:b/>
                <w:bCs/>
                <w:i/>
                <w:iCs/>
                <w:sz w:val="22"/>
                <w:szCs w:val="22"/>
              </w:rPr>
            </w:rPrChange>
          </w:rPr>
          <w:t xml:space="preserve">This is a crime activity </w:t>
        </w:r>
        <w:r w:rsidR="00EC73E6">
          <w:rPr>
            <w:rFonts w:ascii="LMRoman10" w:hAnsi="LMRoman10"/>
            <w:sz w:val="22"/>
            <w:szCs w:val="22"/>
          </w:rPr>
          <w:t>of drugs addiction, we square root it to make it int</w:t>
        </w:r>
      </w:ins>
      <w:ins w:id="881" w:author="Ray Liu" w:date="2019-05-23T13:34:00Z">
        <w:r w:rsidR="00EC73E6">
          <w:rPr>
            <w:rFonts w:ascii="LMRoman10" w:hAnsi="LMRoman10"/>
            <w:sz w:val="22"/>
            <w:szCs w:val="22"/>
          </w:rPr>
          <w:t>o a normal distributed data, and the trace of the plot seems to be square root. This crime activity always related to other crime activities.</w:t>
        </w:r>
      </w:ins>
      <w:ins w:id="882" w:author="Ray Liu" w:date="2019-05-23T13:35:00Z">
        <w:r w:rsidR="00EC73E6">
          <w:rPr>
            <w:rFonts w:ascii="LMRoman10" w:hAnsi="LMRoman10"/>
            <w:sz w:val="22"/>
            <w:szCs w:val="22"/>
          </w:rPr>
          <w:t xml:space="preserve"> The correlation of NARCOTICS with other crime predictors are all above 50%. NARCOTICS decrease the demand of the </w:t>
        </w:r>
      </w:ins>
      <w:ins w:id="883" w:author="Ray Liu" w:date="2019-05-23T13:37:00Z">
        <w:r w:rsidR="00EC73E6">
          <w:rPr>
            <w:rFonts w:ascii="LMRoman10" w:hAnsi="LMRoman10"/>
            <w:sz w:val="22"/>
            <w:szCs w:val="22"/>
          </w:rPr>
          <w:t xml:space="preserve">trips because the drugs addiction always threaten people to come to </w:t>
        </w:r>
      </w:ins>
      <w:ins w:id="884" w:author="Ray Liu" w:date="2019-05-23T13:38:00Z">
        <w:r w:rsidR="00EC73E6">
          <w:rPr>
            <w:rFonts w:ascii="LMRoman10" w:hAnsi="LMRoman10"/>
            <w:sz w:val="22"/>
            <w:szCs w:val="22"/>
          </w:rPr>
          <w:t>that place, or people prefer to drive a car if they have to go to that place.</w:t>
        </w:r>
      </w:ins>
    </w:p>
    <w:p w14:paraId="68ACBDAE" w14:textId="77777777" w:rsidR="00EC73E6" w:rsidRDefault="00EC73E6" w:rsidP="00EC73E6">
      <w:pPr>
        <w:spacing w:line="360" w:lineRule="auto"/>
        <w:rPr>
          <w:ins w:id="885" w:author="Ray Liu" w:date="2019-05-23T13:38:00Z"/>
          <w:rFonts w:ascii="LMRoman10" w:hAnsi="LMRoman10"/>
          <w:sz w:val="22"/>
          <w:szCs w:val="22"/>
        </w:rPr>
      </w:pPr>
    </w:p>
    <w:p w14:paraId="45F59EBE" w14:textId="338C751D" w:rsidR="00EC73E6" w:rsidRDefault="00EC73E6" w:rsidP="00EC73E6">
      <w:pPr>
        <w:spacing w:line="360" w:lineRule="auto"/>
        <w:rPr>
          <w:ins w:id="886" w:author="Ray Liu" w:date="2019-05-23T13:38:00Z"/>
          <w:rFonts w:ascii="LMRoman10" w:hAnsi="LMRoman10"/>
          <w:b/>
          <w:i/>
          <w:sz w:val="22"/>
          <w:szCs w:val="22"/>
        </w:rPr>
      </w:pPr>
      <w:ins w:id="887" w:author="Ray Liu" w:date="2019-05-23T13:39:00Z">
        <w:r>
          <w:rPr>
            <w:rFonts w:ascii="LMRoman10" w:hAnsi="LMRoman10"/>
            <w:b/>
            <w:i/>
            <w:sz w:val="22"/>
            <w:szCs w:val="22"/>
          </w:rPr>
          <w:t>HOMOCIDE</w:t>
        </w:r>
      </w:ins>
      <w:ins w:id="888" w:author="Ray Liu" w:date="2019-05-23T13:38:00Z">
        <w:r>
          <w:rPr>
            <w:rFonts w:ascii="LMRoman10" w:hAnsi="LMRoman10"/>
            <w:b/>
            <w:i/>
            <w:sz w:val="22"/>
            <w:szCs w:val="22"/>
          </w:rPr>
          <w:t xml:space="preserve">: </w:t>
        </w:r>
      </w:ins>
      <w:ins w:id="889" w:author="Ray Liu" w:date="2019-05-23T13:39:00Z">
        <w:r>
          <w:t>A crim activity of skill themselves</w:t>
        </w:r>
        <w:r>
          <w:t xml:space="preserve">. We transfer it in the way of 5*log(x+2) because we find that </w:t>
        </w:r>
      </w:ins>
      <w:ins w:id="890" w:author="Ray Liu" w:date="2019-05-23T13:40:00Z">
        <w:r>
          <w:t xml:space="preserve">the distribution of HOMOCIDE is obviously left skewed, and </w:t>
        </w:r>
      </w:ins>
      <w:ins w:id="891" w:author="Ray Liu" w:date="2019-05-23T13:39:00Z">
        <w:r>
          <w:t xml:space="preserve">some values of HOMOCIDE are 0, </w:t>
        </w:r>
      </w:ins>
      <w:ins w:id="892" w:author="Ray Liu" w:date="2019-05-23T13:40:00Z">
        <w:r>
          <w:t>while</w:t>
        </w:r>
      </w:ins>
      <w:ins w:id="893" w:author="Ray Liu" w:date="2019-05-23T13:39:00Z">
        <w:r>
          <w:t xml:space="preserve"> the numbe</w:t>
        </w:r>
      </w:ins>
      <w:ins w:id="894" w:author="Ray Liu" w:date="2019-05-23T13:40:00Z">
        <w:r>
          <w:t>r is not big enough after log by 10. HOMICDE</w:t>
        </w:r>
      </w:ins>
      <w:ins w:id="895" w:author="Ray Liu" w:date="2019-05-23T13:41:00Z">
        <w:r>
          <w:t xml:space="preserve"> decrease the </w:t>
        </w:r>
        <w:r>
          <w:lastRenderedPageBreak/>
          <w:t>demand because it is amplified by social media, making people prefer to stay away from that place.</w:t>
        </w:r>
      </w:ins>
    </w:p>
    <w:p w14:paraId="2E8969CE" w14:textId="6A7225B0" w:rsidR="00EC73E6" w:rsidRDefault="00EC73E6" w:rsidP="002365AC">
      <w:pPr>
        <w:spacing w:line="360" w:lineRule="auto"/>
        <w:rPr>
          <w:ins w:id="896" w:author="Ray Liu" w:date="2019-05-23T13:42:00Z"/>
          <w:rFonts w:ascii="LMRoman10" w:hAnsi="LMRoman10"/>
          <w:b/>
          <w:bCs/>
          <w:i/>
          <w:iCs/>
          <w:sz w:val="22"/>
          <w:szCs w:val="22"/>
        </w:rPr>
      </w:pPr>
    </w:p>
    <w:p w14:paraId="3D6DA5C8" w14:textId="5F316D5F" w:rsidR="00F81C86" w:rsidRPr="00F3346C" w:rsidRDefault="00EC73E6" w:rsidP="00910F3A">
      <w:pPr>
        <w:spacing w:line="360" w:lineRule="auto"/>
        <w:rPr>
          <w:ins w:id="897" w:author="Ray Liu" w:date="2019-05-23T13:57:00Z"/>
          <w:rFonts w:ascii="MS Mincho" w:eastAsia="MS Mincho" w:hAnsi="MS Mincho" w:cs="MS Mincho" w:hint="eastAsia"/>
          <w:rPrChange w:id="898" w:author="Ray Liu" w:date="2019-05-23T14:47:00Z">
            <w:rPr>
              <w:ins w:id="899" w:author="Ray Liu" w:date="2019-05-23T13:57:00Z"/>
            </w:rPr>
          </w:rPrChange>
        </w:rPr>
        <w:pPrChange w:id="900" w:author="Ray Liu" w:date="2019-05-23T14:05:00Z">
          <w:pPr/>
        </w:pPrChange>
      </w:pPr>
      <w:ins w:id="901" w:author="Ray Liu" w:date="2019-05-23T13:42:00Z">
        <w:r w:rsidRPr="00EC73E6">
          <w:rPr>
            <w:b/>
            <w:bCs/>
            <w:i/>
            <w:iCs/>
            <w:rPrChange w:id="902" w:author="Ray Liu" w:date="2019-05-23T13:43:00Z">
              <w:rPr/>
            </w:rPrChange>
          </w:rPr>
          <w:t>ROBBERY</w:t>
        </w:r>
        <w:r w:rsidRPr="00EC73E6">
          <w:rPr>
            <w:b/>
            <w:bCs/>
            <w:i/>
            <w:iCs/>
            <w:rPrChange w:id="903" w:author="Ray Liu" w:date="2019-05-23T13:43:00Z">
              <w:rPr/>
            </w:rPrChange>
          </w:rPr>
          <w:t>:</w:t>
        </w:r>
      </w:ins>
      <w:ins w:id="904" w:author="Ray Liu" w:date="2019-05-23T13:43:00Z">
        <w:r>
          <w:rPr>
            <w:b/>
            <w:bCs/>
            <w:i/>
            <w:iCs/>
          </w:rPr>
          <w:t xml:space="preserve"> </w:t>
        </w:r>
      </w:ins>
      <w:ins w:id="905" w:author="Ray Liu" w:date="2019-05-23T13:44:00Z">
        <w:r w:rsidR="00F81C86">
          <w:t>A</w:t>
        </w:r>
        <w:r w:rsidR="00F81C86" w:rsidRPr="003D3B0B">
          <w:t xml:space="preserve"> </w:t>
        </w:r>
        <w:r w:rsidR="00F81C86">
          <w:t xml:space="preserve">crime </w:t>
        </w:r>
        <w:r w:rsidR="00F81C86" w:rsidRPr="003D3B0B">
          <w:t>act</w:t>
        </w:r>
        <w:r w:rsidR="00F81C86">
          <w:t>ivity</w:t>
        </w:r>
        <w:r w:rsidR="00F81C86" w:rsidRPr="003D3B0B">
          <w:t xml:space="preserve"> of taking property unlawfully from a person or place by force or threat of force.</w:t>
        </w:r>
      </w:ins>
      <w:ins w:id="906" w:author="Ray Liu" w:date="2019-05-23T13:55:00Z">
        <w:r w:rsidR="00277C0A">
          <w:t xml:space="preserve"> To our surprise, it also </w:t>
        </w:r>
        <w:proofErr w:type="gramStart"/>
        <w:r w:rsidR="00277C0A">
          <w:t>increase</w:t>
        </w:r>
        <w:proofErr w:type="gramEnd"/>
        <w:r w:rsidR="00277C0A">
          <w:t xml:space="preserve"> the demand of the trips.</w:t>
        </w:r>
      </w:ins>
      <w:ins w:id="907" w:author="Ray Liu" w:date="2019-05-23T13:56:00Z">
        <w:r w:rsidR="00277C0A">
          <w:t xml:space="preserve"> </w:t>
        </w:r>
      </w:ins>
      <w:ins w:id="908" w:author="Ray Liu" w:date="2019-05-23T14:47:00Z">
        <w:r w:rsidR="00F3346C">
          <w:t>Once again, we deleted the high correlated predictors, finally find th</w:t>
        </w:r>
      </w:ins>
      <w:ins w:id="909" w:author="Ray Liu" w:date="2019-05-23T14:48:00Z">
        <w:r w:rsidR="00F3346C">
          <w:t>e abnormal coefficient also comes from</w:t>
        </w:r>
        <w:r w:rsidR="00854B7D">
          <w:t xml:space="preserve"> multicollinearity.</w:t>
        </w:r>
      </w:ins>
    </w:p>
    <w:p w14:paraId="31642A30" w14:textId="77777777" w:rsidR="00277C0A" w:rsidRDefault="00277C0A" w:rsidP="00F81C86">
      <w:pPr>
        <w:rPr>
          <w:ins w:id="910" w:author="Ray Liu" w:date="2019-05-23T13:57:00Z"/>
        </w:rPr>
      </w:pPr>
    </w:p>
    <w:p w14:paraId="3D85ADCA" w14:textId="10533531" w:rsidR="00277C0A" w:rsidRDefault="00277C0A" w:rsidP="00277C0A">
      <w:pPr>
        <w:jc w:val="center"/>
        <w:rPr>
          <w:ins w:id="911" w:author="Ray Liu" w:date="2019-05-23T13:44:00Z"/>
        </w:rPr>
        <w:pPrChange w:id="912" w:author="Ray Liu" w:date="2019-05-23T13:57:00Z">
          <w:pPr/>
        </w:pPrChange>
      </w:pPr>
    </w:p>
    <w:p w14:paraId="381CC00F" w14:textId="422E0499" w:rsidR="00EC73E6" w:rsidRPr="00EC73E6" w:rsidRDefault="00854B7D" w:rsidP="00277C0A">
      <w:pPr>
        <w:spacing w:line="360" w:lineRule="auto"/>
        <w:jc w:val="center"/>
        <w:rPr>
          <w:ins w:id="913" w:author="Ray Liu" w:date="2019-05-23T13:27:00Z"/>
          <w:rFonts w:ascii="LMRoman10" w:hAnsi="LMRoman10"/>
          <w:sz w:val="22"/>
          <w:szCs w:val="22"/>
          <w:rPrChange w:id="914" w:author="Ray Liu" w:date="2019-05-23T13:43:00Z">
            <w:rPr>
              <w:ins w:id="915" w:author="Ray Liu" w:date="2019-05-23T13:27:00Z"/>
              <w:rFonts w:ascii="LMRoman10" w:hAnsi="LMRoman10"/>
              <w:b/>
              <w:bCs/>
              <w:i/>
              <w:iCs/>
              <w:sz w:val="22"/>
              <w:szCs w:val="22"/>
            </w:rPr>
          </w:rPrChange>
        </w:rPr>
        <w:pPrChange w:id="916" w:author="Ray Liu" w:date="2019-05-23T13:59:00Z">
          <w:pPr>
            <w:spacing w:line="360" w:lineRule="auto"/>
          </w:pPr>
        </w:pPrChange>
      </w:pPr>
      <w:ins w:id="917" w:author="Ray Liu" w:date="2019-05-23T14:48:00Z">
        <w:r w:rsidRPr="00854B7D">
          <w:rPr>
            <w:rFonts w:ascii="LMRoman10" w:hAnsi="LMRoman10"/>
            <w:sz w:val="22"/>
            <w:szCs w:val="22"/>
          </w:rPr>
          <w:drawing>
            <wp:inline distT="0" distB="0" distL="0" distR="0" wp14:anchorId="7A733C78" wp14:editId="55AD4261">
              <wp:extent cx="5352836" cy="209424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8604" cy="2096497"/>
                      </a:xfrm>
                      <a:prstGeom prst="rect">
                        <a:avLst/>
                      </a:prstGeom>
                    </pic:spPr>
                  </pic:pic>
                </a:graphicData>
              </a:graphic>
            </wp:inline>
          </w:drawing>
        </w:r>
      </w:ins>
    </w:p>
    <w:p w14:paraId="776A30A2" w14:textId="77777777" w:rsidR="002365AC" w:rsidRDefault="002365AC" w:rsidP="004533E7">
      <w:pPr>
        <w:spacing w:line="360" w:lineRule="auto"/>
        <w:rPr>
          <w:rFonts w:ascii="LMRoman10" w:hAnsi="LMRoman10"/>
          <w:sz w:val="22"/>
          <w:szCs w:val="22"/>
        </w:rPr>
      </w:pPr>
    </w:p>
    <w:p w14:paraId="49C4BB88" w14:textId="67ED1963" w:rsidR="00BA6D54" w:rsidRDefault="00BA6D54" w:rsidP="00BA6D54">
      <w:pPr>
        <w:spacing w:line="360" w:lineRule="auto"/>
        <w:rPr>
          <w:rFonts w:ascii="LMRoman10" w:hAnsi="LMRoman10"/>
          <w:sz w:val="22"/>
          <w:szCs w:val="22"/>
        </w:rPr>
      </w:pPr>
      <w:r>
        <w:rPr>
          <w:rFonts w:ascii="LMRoman10" w:hAnsi="LMRoman10"/>
          <w:b/>
          <w:i/>
          <w:sz w:val="22"/>
          <w:szCs w:val="22"/>
        </w:rPr>
        <w:t>MINORITY</w:t>
      </w:r>
      <w:r w:rsidRPr="00A94AEC">
        <w:rPr>
          <w:rFonts w:ascii="LMRoman10" w:hAnsi="LMRoman10"/>
          <w:sz w:val="22"/>
          <w:szCs w:val="22"/>
        </w:rPr>
        <w:t>:</w:t>
      </w:r>
      <w:r>
        <w:rPr>
          <w:rFonts w:ascii="LMRoman10" w:hAnsi="LMRoman10"/>
          <w:sz w:val="22"/>
          <w:szCs w:val="22"/>
        </w:rPr>
        <w:t xml:space="preserve"> The </w:t>
      </w:r>
      <w:r>
        <w:rPr>
          <w:rFonts w:ascii="LMRoman10" w:hAnsi="LMRoman10" w:hint="eastAsia"/>
          <w:sz w:val="22"/>
          <w:szCs w:val="22"/>
        </w:rPr>
        <w:t>further</w:t>
      </w:r>
      <w:r>
        <w:rPr>
          <w:rFonts w:ascii="LMRoman10" w:hAnsi="LMRoman10"/>
          <w:sz w:val="22"/>
          <w:szCs w:val="22"/>
        </w:rPr>
        <w:t xml:space="preserve"> information is needed to analyze these two predictors. Certain groups of people may </w:t>
      </w:r>
      <w:r w:rsidR="00107E48">
        <w:rPr>
          <w:rFonts w:ascii="LMRoman10" w:hAnsi="LMRoman10"/>
          <w:sz w:val="22"/>
          <w:szCs w:val="22"/>
        </w:rPr>
        <w:t xml:space="preserve">less likely to </w:t>
      </w:r>
      <w:r>
        <w:rPr>
          <w:rFonts w:ascii="LMRoman10" w:hAnsi="LMRoman10"/>
          <w:sz w:val="22"/>
          <w:szCs w:val="22"/>
        </w:rPr>
        <w:t>bike.</w:t>
      </w:r>
    </w:p>
    <w:p w14:paraId="1B5B242E" w14:textId="77777777" w:rsidR="00BA6D54" w:rsidRDefault="00BA6D54" w:rsidP="00BA6D54">
      <w:pPr>
        <w:spacing w:line="360" w:lineRule="auto"/>
        <w:rPr>
          <w:rFonts w:ascii="LMRoman10" w:hAnsi="LMRoman10"/>
          <w:sz w:val="22"/>
          <w:szCs w:val="22"/>
        </w:rPr>
      </w:pPr>
    </w:p>
    <w:p w14:paraId="1287AF09" w14:textId="15444639" w:rsidR="00BA6D54" w:rsidRDefault="00BA6D54" w:rsidP="00BA6D54">
      <w:pPr>
        <w:spacing w:line="360" w:lineRule="auto"/>
        <w:rPr>
          <w:ins w:id="918" w:author="Ray Liu" w:date="2019-05-23T13:59:00Z"/>
          <w:rFonts w:ascii="LMRoman10" w:hAnsi="LMRoman10"/>
          <w:sz w:val="22"/>
          <w:szCs w:val="22"/>
        </w:rPr>
      </w:pPr>
      <w:r>
        <w:rPr>
          <w:rFonts w:ascii="LMRoman10" w:hAnsi="LMRoman10"/>
          <w:b/>
          <w:i/>
          <w:sz w:val="22"/>
          <w:szCs w:val="22"/>
        </w:rPr>
        <w:t>CAPACITY</w:t>
      </w:r>
      <w:r w:rsidRPr="00A94AEC">
        <w:rPr>
          <w:rFonts w:ascii="LMRoman10" w:hAnsi="LMRoman10"/>
          <w:sz w:val="22"/>
          <w:szCs w:val="22"/>
        </w:rPr>
        <w:t>:</w:t>
      </w:r>
      <w:r>
        <w:rPr>
          <w:rFonts w:ascii="LMRoman10" w:hAnsi="LMRoman10"/>
          <w:sz w:val="22"/>
          <w:szCs w:val="22"/>
        </w:rPr>
        <w:t xml:space="preserve"> A higher capacity may attract more customers, thought the capacity influence the trips only in a slight level.</w:t>
      </w:r>
    </w:p>
    <w:p w14:paraId="7746BFBC" w14:textId="77777777" w:rsidR="00277C0A" w:rsidRDefault="00277C0A" w:rsidP="00BA6D54">
      <w:pPr>
        <w:spacing w:line="360" w:lineRule="auto"/>
        <w:rPr>
          <w:rFonts w:ascii="LMRoman10" w:hAnsi="LMRoman10"/>
          <w:sz w:val="22"/>
          <w:szCs w:val="22"/>
        </w:rPr>
      </w:pPr>
    </w:p>
    <w:p w14:paraId="6D697E3A" w14:textId="570E3705" w:rsidR="00473E72" w:rsidDel="00277C0A" w:rsidRDefault="00473E72" w:rsidP="00473E72">
      <w:pPr>
        <w:spacing w:line="360" w:lineRule="auto"/>
        <w:rPr>
          <w:del w:id="919" w:author="Ray Liu" w:date="2019-05-23T13:38:00Z"/>
          <w:rFonts w:ascii="LMRoman10" w:hAnsi="LMRoman10"/>
          <w:sz w:val="22"/>
          <w:szCs w:val="22"/>
        </w:rPr>
      </w:pPr>
    </w:p>
    <w:p w14:paraId="57619ABA" w14:textId="6887A3FE" w:rsidR="00277C0A" w:rsidRPr="00910F3A" w:rsidRDefault="00277C0A" w:rsidP="00BA6D54">
      <w:pPr>
        <w:spacing w:line="360" w:lineRule="auto"/>
        <w:rPr>
          <w:ins w:id="920" w:author="Ray Liu" w:date="2019-05-23T13:59:00Z"/>
          <w:rFonts w:ascii="MS Mincho" w:eastAsia="MS Mincho" w:hAnsi="MS Mincho" w:cs="MS Mincho"/>
          <w:b/>
          <w:i/>
          <w:sz w:val="22"/>
          <w:szCs w:val="22"/>
          <w:rPrChange w:id="921" w:author="Ray Liu" w:date="2019-05-23T14:05:00Z">
            <w:rPr>
              <w:ins w:id="922" w:author="Ray Liu" w:date="2019-05-23T13:59:00Z"/>
              <w:rFonts w:ascii="LMRoman10" w:hAnsi="LMRoman10"/>
              <w:sz w:val="22"/>
              <w:szCs w:val="22"/>
            </w:rPr>
          </w:rPrChange>
        </w:rPr>
      </w:pPr>
      <w:ins w:id="923" w:author="Ray Liu" w:date="2019-05-23T14:00:00Z">
        <w:r>
          <w:rPr>
            <w:rFonts w:ascii="LMRoman10" w:hAnsi="LMRoman10"/>
            <w:b/>
            <w:i/>
            <w:sz w:val="22"/>
            <w:szCs w:val="22"/>
          </w:rPr>
          <w:t>DECEPTIVE_PRACTICE</w:t>
        </w:r>
      </w:ins>
      <w:ins w:id="924" w:author="Ray Liu" w:date="2019-05-23T13:59:00Z">
        <w:r>
          <w:rPr>
            <w:rFonts w:ascii="LMRoman10" w:hAnsi="LMRoman10"/>
            <w:b/>
            <w:i/>
            <w:sz w:val="22"/>
            <w:szCs w:val="22"/>
          </w:rPr>
          <w:t xml:space="preserve">: </w:t>
        </w:r>
      </w:ins>
      <w:ins w:id="925" w:author="Ray Liu" w:date="2019-05-23T14:00:00Z">
        <w:r>
          <w:t xml:space="preserve">A crime activity of </w:t>
        </w:r>
        <w:r w:rsidRPr="003D3B0B">
          <w:t>giving an appearance or impression different from the true one; misleading.</w:t>
        </w:r>
      </w:ins>
      <w:ins w:id="926" w:author="Ray Liu" w:date="2019-05-23T14:01:00Z">
        <w:r>
          <w:t xml:space="preserve"> We log it because of the </w:t>
        </w:r>
      </w:ins>
      <w:ins w:id="927" w:author="Ray Liu" w:date="2019-05-23T14:02:00Z">
        <w:r>
          <w:t xml:space="preserve">abnormal distribution and the trace of the plot. </w:t>
        </w:r>
        <w:proofErr w:type="gramStart"/>
        <w:r>
          <w:t>This crimes</w:t>
        </w:r>
        <w:proofErr w:type="gramEnd"/>
        <w:r>
          <w:t xml:space="preserve"> decrease the demand of the </w:t>
        </w:r>
      </w:ins>
      <w:ins w:id="928" w:author="Ray Liu" w:date="2019-05-23T14:04:00Z">
        <w:r>
          <w:t>trips in a higher effect than we expected.</w:t>
        </w:r>
      </w:ins>
    </w:p>
    <w:p w14:paraId="047653D4" w14:textId="74537C2D" w:rsidR="005F7097" w:rsidRPr="005F7097" w:rsidDel="002365AC" w:rsidRDefault="003F21CC" w:rsidP="00473E72">
      <w:pPr>
        <w:spacing w:line="360" w:lineRule="auto"/>
        <w:rPr>
          <w:del w:id="929" w:author="Ray Liu" w:date="2019-05-23T13:27:00Z"/>
          <w:rFonts w:ascii="LMRoman10" w:hAnsi="LMRoman10"/>
          <w:b/>
          <w:bCs/>
          <w:i/>
          <w:iCs/>
          <w:sz w:val="22"/>
          <w:szCs w:val="22"/>
          <w:rPrChange w:id="930" w:author="Ray Liu" w:date="2019-05-23T13:19:00Z">
            <w:rPr>
              <w:del w:id="931" w:author="Ray Liu" w:date="2019-05-23T13:27:00Z"/>
              <w:rFonts w:ascii="LMRoman10" w:hAnsi="LMRoman10"/>
              <w:sz w:val="22"/>
              <w:szCs w:val="22"/>
            </w:rPr>
          </w:rPrChange>
        </w:rPr>
      </w:pPr>
      <w:del w:id="932" w:author="Ray Liu" w:date="2019-05-23T13:38:00Z">
        <w:r w:rsidDel="00EC73E6">
          <w:rPr>
            <w:rFonts w:ascii="LMRoman10" w:hAnsi="LMRoman10"/>
            <w:b/>
            <w:i/>
            <w:sz w:val="22"/>
            <w:szCs w:val="22"/>
          </w:rPr>
          <w:delText>ASSAULT&amp;</w:delText>
        </w:r>
      </w:del>
      <w:del w:id="933" w:author="Ray Liu" w:date="2019-05-23T13:19:00Z">
        <w:r w:rsidDel="005F7097">
          <w:rPr>
            <w:rFonts w:ascii="LMRoman10" w:hAnsi="LMRoman10"/>
            <w:b/>
            <w:i/>
            <w:sz w:val="22"/>
            <w:szCs w:val="22"/>
          </w:rPr>
          <w:delText>BURGLARY</w:delText>
        </w:r>
      </w:del>
      <w:del w:id="934" w:author="Ray Liu" w:date="2019-05-23T13:38:00Z">
        <w:r w:rsidR="00473E72" w:rsidRPr="00A94AEC" w:rsidDel="00EC73E6">
          <w:rPr>
            <w:rFonts w:ascii="LMRoman10" w:hAnsi="LMRoman10"/>
            <w:sz w:val="22"/>
            <w:szCs w:val="22"/>
          </w:rPr>
          <w:delText>:</w:delText>
        </w:r>
        <w:r w:rsidR="00473E72" w:rsidDel="00EC73E6">
          <w:rPr>
            <w:rFonts w:ascii="LMRoman10" w:hAnsi="LMRoman10"/>
            <w:sz w:val="22"/>
            <w:szCs w:val="22"/>
          </w:rPr>
          <w:delText xml:space="preserve"> </w:delText>
        </w:r>
        <w:r w:rsidDel="00EC73E6">
          <w:rPr>
            <w:rFonts w:ascii="LMRoman10" w:hAnsi="LMRoman10"/>
            <w:sz w:val="22"/>
            <w:szCs w:val="22"/>
          </w:rPr>
          <w:delText>These two predictors are all the indicates of happening of crimes. The crimes will decrease the demand of the trips because of the safety.</w:delText>
        </w:r>
      </w:del>
    </w:p>
    <w:p w14:paraId="48B45A96" w14:textId="4A040B20" w:rsidR="003F21CC" w:rsidRDefault="003F21CC" w:rsidP="00473E72">
      <w:pPr>
        <w:spacing w:line="360" w:lineRule="auto"/>
        <w:rPr>
          <w:rFonts w:ascii="LMRoman10" w:hAnsi="LMRoman10"/>
          <w:sz w:val="22"/>
          <w:szCs w:val="22"/>
        </w:rPr>
      </w:pPr>
    </w:p>
    <w:p w14:paraId="071D3534" w14:textId="31191DB5" w:rsidR="00F83EBD" w:rsidDel="00EC73E6" w:rsidRDefault="003F21CC" w:rsidP="003F21CC">
      <w:pPr>
        <w:spacing w:line="360" w:lineRule="auto"/>
        <w:rPr>
          <w:moveFrom w:id="935" w:author="Ray Liu" w:date="2019-05-23T13:32:00Z"/>
          <w:rFonts w:ascii="LMRoman10" w:hAnsi="LMRoman10"/>
          <w:sz w:val="22"/>
          <w:szCs w:val="22"/>
        </w:rPr>
      </w:pPr>
      <w:moveFromRangeStart w:id="936" w:author="Ray Liu" w:date="2019-05-23T13:32:00Z" w:name="move9510792"/>
      <w:moveFrom w:id="937" w:author="Ray Liu" w:date="2019-05-23T13:32:00Z">
        <w:r w:rsidDel="00EC73E6">
          <w:rPr>
            <w:rFonts w:ascii="LMRoman10" w:hAnsi="LMRoman10"/>
            <w:b/>
            <w:i/>
            <w:sz w:val="22"/>
            <w:szCs w:val="22"/>
          </w:rPr>
          <w:t>THEFT</w:t>
        </w:r>
        <w:r w:rsidDel="00EC73E6">
          <w:rPr>
            <w:rFonts w:ascii="LMRoman10" w:hAnsi="LMRoman10"/>
            <w:sz w:val="22"/>
            <w:szCs w:val="22"/>
          </w:rPr>
          <w:t xml:space="preserve"> </w:t>
        </w:r>
        <w:r w:rsidR="00F83EBD" w:rsidDel="00EC73E6">
          <w:rPr>
            <w:rFonts w:ascii="LMRoman10" w:hAnsi="LMRoman10"/>
            <w:sz w:val="22"/>
            <w:szCs w:val="22"/>
          </w:rPr>
          <w:t xml:space="preserve">: We </w:t>
        </w:r>
        <w:r w:rsidR="00F83EBD" w:rsidDel="00EC73E6">
          <w:rPr>
            <w:rFonts w:ascii="LMRoman10" w:hAnsi="LMRoman10" w:hint="eastAsia"/>
            <w:sz w:val="22"/>
            <w:szCs w:val="22"/>
          </w:rPr>
          <w:t>distingui</w:t>
        </w:r>
        <w:r w:rsidR="00F83EBD" w:rsidDel="00EC73E6">
          <w:rPr>
            <w:rFonts w:ascii="LMRoman10" w:hAnsi="LMRoman10"/>
            <w:sz w:val="22"/>
            <w:szCs w:val="22"/>
          </w:rPr>
          <w:t>sh this crime activity from the ASSAULT and BURGLARY, because it has the contradict effect to the other crimes. We make some assumption:</w:t>
        </w:r>
      </w:moveFrom>
    </w:p>
    <w:p w14:paraId="13060BC0" w14:textId="222FEDD9" w:rsidR="00F83EBD" w:rsidDel="00EC73E6" w:rsidRDefault="00F83EBD" w:rsidP="00F83EBD">
      <w:pPr>
        <w:pStyle w:val="ListParagraph"/>
        <w:numPr>
          <w:ilvl w:val="0"/>
          <w:numId w:val="2"/>
        </w:numPr>
        <w:spacing w:line="360" w:lineRule="auto"/>
        <w:rPr>
          <w:moveFrom w:id="938" w:author="Ray Liu" w:date="2019-05-23T13:32:00Z"/>
          <w:rFonts w:ascii="LMRoman10" w:hAnsi="LMRoman10"/>
          <w:sz w:val="22"/>
          <w:szCs w:val="22"/>
        </w:rPr>
      </w:pPr>
      <w:moveFrom w:id="939" w:author="Ray Liu" w:date="2019-05-23T13:32:00Z">
        <w:r w:rsidDel="00EC73E6">
          <w:rPr>
            <w:rFonts w:ascii="LMRoman10" w:hAnsi="LMRoman10"/>
            <w:sz w:val="22"/>
            <w:szCs w:val="22"/>
          </w:rPr>
          <w:t>The model is not correct, or need to be improved.</w:t>
        </w:r>
      </w:moveFrom>
    </w:p>
    <w:p w14:paraId="214C4160" w14:textId="6591AD13" w:rsidR="00F83EBD" w:rsidDel="00EC73E6" w:rsidRDefault="00F83EBD" w:rsidP="00F83EBD">
      <w:pPr>
        <w:pStyle w:val="ListParagraph"/>
        <w:numPr>
          <w:ilvl w:val="0"/>
          <w:numId w:val="2"/>
        </w:numPr>
        <w:spacing w:line="360" w:lineRule="auto"/>
        <w:rPr>
          <w:moveFrom w:id="940" w:author="Ray Liu" w:date="2019-05-23T13:32:00Z"/>
          <w:rFonts w:ascii="LMRoman10" w:hAnsi="LMRoman10"/>
          <w:sz w:val="22"/>
          <w:szCs w:val="22"/>
        </w:rPr>
      </w:pPr>
      <w:moveFrom w:id="941" w:author="Ray Liu" w:date="2019-05-23T13:32:00Z">
        <w:r w:rsidDel="00EC73E6">
          <w:rPr>
            <w:rFonts w:ascii="LMRoman10" w:hAnsi="LMRoman10"/>
            <w:sz w:val="22"/>
            <w:szCs w:val="22"/>
          </w:rPr>
          <w:t xml:space="preserve">The less income per person making the </w:t>
        </w:r>
        <w:r w:rsidR="00767DC7" w:rsidDel="00EC73E6">
          <w:rPr>
            <w:rFonts w:ascii="LMRoman10" w:hAnsi="LMRoman10"/>
            <w:sz w:val="22"/>
            <w:szCs w:val="22"/>
          </w:rPr>
          <w:t>frequent theft crimes, meanwhile, the less income people does not have their own bike.</w:t>
        </w:r>
      </w:moveFrom>
    </w:p>
    <w:p w14:paraId="2D8754C8" w14:textId="02412823" w:rsidR="00767DC7" w:rsidRPr="00F83EBD" w:rsidDel="00EC73E6" w:rsidRDefault="00767DC7" w:rsidP="00F83EBD">
      <w:pPr>
        <w:pStyle w:val="ListParagraph"/>
        <w:numPr>
          <w:ilvl w:val="0"/>
          <w:numId w:val="2"/>
        </w:numPr>
        <w:spacing w:line="360" w:lineRule="auto"/>
        <w:rPr>
          <w:moveFrom w:id="942" w:author="Ray Liu" w:date="2019-05-23T13:32:00Z"/>
          <w:rFonts w:ascii="LMRoman10" w:hAnsi="LMRoman10"/>
          <w:sz w:val="22"/>
          <w:szCs w:val="22"/>
        </w:rPr>
      </w:pPr>
      <w:moveFrom w:id="943" w:author="Ray Liu" w:date="2019-05-23T13:32:00Z">
        <w:r w:rsidDel="00EC73E6">
          <w:rPr>
            <w:rFonts w:ascii="LMRoman10" w:hAnsi="LMRoman10"/>
            <w:sz w:val="22"/>
            <w:szCs w:val="22"/>
          </w:rPr>
          <w:t>A location with many theft crimes making people less like to ride their own bike, because they do not want their own bike to be stolen.</w:t>
        </w:r>
      </w:moveFrom>
    </w:p>
    <w:p w14:paraId="590C7304" w14:textId="45BA4D0C" w:rsidR="008F35F2" w:rsidDel="00EC73E6" w:rsidRDefault="008F35F2" w:rsidP="004533E7">
      <w:pPr>
        <w:spacing w:line="360" w:lineRule="auto"/>
        <w:rPr>
          <w:moveFrom w:id="944" w:author="Ray Liu" w:date="2019-05-23T13:32:00Z"/>
          <w:rFonts w:ascii="LMRoman10" w:hAnsi="LMRoman10"/>
          <w:sz w:val="22"/>
          <w:szCs w:val="22"/>
        </w:rPr>
      </w:pPr>
      <w:moveFrom w:id="945" w:author="Ray Liu" w:date="2019-05-23T13:32:00Z">
        <w:r w:rsidDel="00EC73E6">
          <w:rPr>
            <w:rFonts w:ascii="LMRoman10" w:hAnsi="LMRoman10"/>
            <w:sz w:val="22"/>
            <w:szCs w:val="22"/>
          </w:rPr>
          <w:t>We try to build another models by adding other variables, transformation, and interaction, but all of them give us the positive coefficient of theft. Although we cannot reject the first assumption, we have to find another explanation.</w:t>
        </w:r>
      </w:moveFrom>
    </w:p>
    <w:p w14:paraId="7A52BA31" w14:textId="5A7A8A11" w:rsidR="004533E7" w:rsidDel="00EC73E6" w:rsidRDefault="00767DC7" w:rsidP="004533E7">
      <w:pPr>
        <w:spacing w:line="360" w:lineRule="auto"/>
        <w:rPr>
          <w:moveFrom w:id="946" w:author="Ray Liu" w:date="2019-05-23T13:32:00Z"/>
          <w:rFonts w:ascii="LMRoman10" w:hAnsi="LMRoman10"/>
          <w:sz w:val="22"/>
          <w:szCs w:val="22"/>
        </w:rPr>
      </w:pPr>
      <w:moveFrom w:id="947" w:author="Ray Liu" w:date="2019-05-23T13:32:00Z">
        <w:r w:rsidDel="00EC73E6">
          <w:rPr>
            <w:rFonts w:ascii="LMRoman10" w:hAnsi="LMRoman10"/>
            <w:sz w:val="22"/>
            <w:szCs w:val="22"/>
          </w:rPr>
          <w:t xml:space="preserve">According to the correlation between INCOMRE and THEFT, we reject second assumption. </w:t>
        </w:r>
      </w:moveFrom>
    </w:p>
    <w:p w14:paraId="42E505A2" w14:textId="7F903A81" w:rsidR="008F35F2" w:rsidRPr="00767DC7" w:rsidDel="00EC73E6" w:rsidRDefault="008F35F2" w:rsidP="004533E7">
      <w:pPr>
        <w:spacing w:line="360" w:lineRule="auto"/>
        <w:rPr>
          <w:moveFrom w:id="948" w:author="Ray Liu" w:date="2019-05-23T13:32:00Z"/>
          <w:rFonts w:ascii="LMRoman10" w:hAnsi="LMRoman10"/>
          <w:b/>
          <w:sz w:val="28"/>
          <w:szCs w:val="22"/>
        </w:rPr>
      </w:pPr>
      <w:moveFrom w:id="949" w:author="Ray Liu" w:date="2019-05-23T13:32:00Z">
        <w:r w:rsidDel="00EC73E6">
          <w:rPr>
            <w:rFonts w:ascii="LMRoman10" w:hAnsi="LMRoman10"/>
            <w:sz w:val="22"/>
            <w:szCs w:val="22"/>
          </w:rPr>
          <w:t>Finally, we think the third assumption may be the best explanation.</w:t>
        </w:r>
      </w:moveFrom>
    </w:p>
    <w:moveFromRangeEnd w:id="936"/>
    <w:p w14:paraId="4832A18D" w14:textId="77777777" w:rsidR="003D3B0B" w:rsidRDefault="003D3B0B" w:rsidP="00081A59">
      <w:pPr>
        <w:pStyle w:val="Heading2"/>
        <w:rPr>
          <w:ins w:id="950" w:author="Ray Liu" w:date="2019-05-23T13:09:00Z"/>
          <w:rFonts w:ascii="Times New Roman" w:hAnsi="Times New Roman" w:cs="Times New Roman"/>
          <w:color w:val="000000" w:themeColor="text1"/>
          <w:sz w:val="32"/>
        </w:rPr>
      </w:pPr>
    </w:p>
    <w:p w14:paraId="52BDE668" w14:textId="4A9EC684" w:rsidR="004533E7" w:rsidRPr="00081A59" w:rsidRDefault="00AA69CD" w:rsidP="00081A59">
      <w:pPr>
        <w:pStyle w:val="Heading2"/>
        <w:rPr>
          <w:rFonts w:ascii="Times New Roman" w:hAnsi="Times New Roman" w:cs="Times New Roman"/>
          <w:color w:val="000000" w:themeColor="text1"/>
          <w:sz w:val="32"/>
        </w:rPr>
      </w:pPr>
      <w:bookmarkStart w:id="951" w:name="_Toc9515746"/>
      <w:r w:rsidRPr="00081A59">
        <w:rPr>
          <w:rFonts w:ascii="Times New Roman" w:hAnsi="Times New Roman" w:cs="Times New Roman"/>
          <w:color w:val="000000" w:themeColor="text1"/>
          <w:sz w:val="32"/>
        </w:rPr>
        <w:t>4</w:t>
      </w:r>
      <w:r w:rsidR="004533E7" w:rsidRPr="00081A59">
        <w:rPr>
          <w:rFonts w:ascii="Times New Roman" w:hAnsi="Times New Roman" w:cs="Times New Roman"/>
          <w:color w:val="000000" w:themeColor="text1"/>
          <w:sz w:val="32"/>
        </w:rPr>
        <w:t>.2 Correlation interpretation</w:t>
      </w:r>
      <w:bookmarkEnd w:id="951"/>
    </w:p>
    <w:p w14:paraId="7E340A38" w14:textId="77777777" w:rsidR="0082004D" w:rsidRPr="0082004D" w:rsidRDefault="0082004D" w:rsidP="0082004D"/>
    <w:p w14:paraId="5A3D0051" w14:textId="77777777" w:rsidR="004533E7" w:rsidRDefault="00CB3379" w:rsidP="00A94AEC">
      <w:pPr>
        <w:spacing w:line="360" w:lineRule="auto"/>
        <w:rPr>
          <w:rFonts w:ascii="LMRoman10" w:hAnsi="LMRoman10"/>
          <w:sz w:val="22"/>
          <w:szCs w:val="22"/>
        </w:rPr>
      </w:pPr>
      <w:r w:rsidRPr="00A94AEC">
        <w:rPr>
          <w:rFonts w:ascii="LMRoman10" w:hAnsi="LMRoman10"/>
          <w:b/>
          <w:i/>
          <w:sz w:val="22"/>
          <w:szCs w:val="22"/>
        </w:rPr>
        <w:lastRenderedPageBreak/>
        <w:t>CTA_TRAIN_STATION</w:t>
      </w:r>
      <w:r w:rsidRPr="00CB3379">
        <w:rPr>
          <w:rFonts w:ascii="LMRoman10" w:hAnsi="LMRoman10"/>
          <w:b/>
          <w:i/>
          <w:sz w:val="22"/>
          <w:szCs w:val="22"/>
        </w:rPr>
        <w:t>, CTA_BUS_STATION</w:t>
      </w:r>
      <w:r>
        <w:rPr>
          <w:rFonts w:ascii="LMRoman10" w:hAnsi="LMRoman10"/>
          <w:b/>
          <w:i/>
          <w:sz w:val="22"/>
          <w:szCs w:val="22"/>
        </w:rPr>
        <w:t>:</w:t>
      </w:r>
      <w:r w:rsidRPr="00CB3379">
        <w:rPr>
          <w:rFonts w:ascii="LMRoman10" w:hAnsi="LMRoman10"/>
          <w:sz w:val="22"/>
          <w:szCs w:val="22"/>
        </w:rPr>
        <w:t xml:space="preserve"> </w:t>
      </w:r>
      <w:r>
        <w:rPr>
          <w:rFonts w:ascii="LMRoman10" w:hAnsi="LMRoman10"/>
          <w:sz w:val="22"/>
          <w:szCs w:val="22"/>
        </w:rPr>
        <w:t>In normal life, the train stations always near to the bus stations for transportation convenient.</w:t>
      </w:r>
    </w:p>
    <w:p w14:paraId="714209C6" w14:textId="77777777" w:rsidR="00CB3379" w:rsidRDefault="00CB3379" w:rsidP="00A94AEC">
      <w:pPr>
        <w:spacing w:line="360" w:lineRule="auto"/>
        <w:rPr>
          <w:rFonts w:ascii="LMRoman10" w:hAnsi="LMRoman10"/>
          <w:sz w:val="22"/>
          <w:szCs w:val="22"/>
        </w:rPr>
      </w:pPr>
    </w:p>
    <w:p w14:paraId="0D7DF5C8" w14:textId="77777777" w:rsidR="00CB3379" w:rsidRDefault="00CB3379" w:rsidP="00CB3379">
      <w:pPr>
        <w:spacing w:line="360" w:lineRule="auto"/>
        <w:rPr>
          <w:rFonts w:ascii="LMRoman10" w:hAnsi="LMRoman10"/>
          <w:sz w:val="22"/>
          <w:szCs w:val="22"/>
        </w:rPr>
      </w:pPr>
      <w:r>
        <w:rPr>
          <w:rFonts w:ascii="LMRoman10" w:hAnsi="LMRoman10"/>
          <w:b/>
          <w:i/>
          <w:sz w:val="22"/>
          <w:szCs w:val="22"/>
        </w:rPr>
        <w:t>Retail_Food_Establishment, CTA_TRAIN_STATION</w:t>
      </w:r>
      <w:r w:rsidR="009B2852">
        <w:rPr>
          <w:rFonts w:ascii="LMRoman10" w:hAnsi="LMRoman10"/>
          <w:b/>
          <w:i/>
          <w:sz w:val="22"/>
          <w:szCs w:val="22"/>
        </w:rPr>
        <w:t>, LIMITED LICENSE</w:t>
      </w:r>
      <w:r>
        <w:rPr>
          <w:rFonts w:ascii="LMRoman10" w:hAnsi="LMRoman10"/>
          <w:b/>
          <w:i/>
          <w:sz w:val="22"/>
          <w:szCs w:val="22"/>
        </w:rPr>
        <w:t>:</w:t>
      </w:r>
      <w:r w:rsidRPr="00CB3379">
        <w:rPr>
          <w:rFonts w:ascii="LMRoman10" w:hAnsi="LMRoman10"/>
          <w:sz w:val="22"/>
          <w:szCs w:val="22"/>
        </w:rPr>
        <w:t xml:space="preserve"> </w:t>
      </w:r>
      <w:r w:rsidR="009B2852">
        <w:rPr>
          <w:rFonts w:ascii="LMRoman10" w:hAnsi="LMRoman10"/>
          <w:sz w:val="22"/>
          <w:szCs w:val="22"/>
        </w:rPr>
        <w:t>The big volume of pedestrian produced by retail food establishment contributes to the station setting.  Meanwhile, the retailers always related to business license.</w:t>
      </w:r>
    </w:p>
    <w:p w14:paraId="344AAF15" w14:textId="77777777" w:rsidR="00CB3379" w:rsidRDefault="00CB3379" w:rsidP="00A94AEC">
      <w:pPr>
        <w:spacing w:line="360" w:lineRule="auto"/>
        <w:rPr>
          <w:b/>
          <w:i/>
          <w:sz w:val="21"/>
        </w:rPr>
      </w:pPr>
    </w:p>
    <w:p w14:paraId="302B7FAA" w14:textId="60CEC242" w:rsidR="009B2852" w:rsidRDefault="009B2852" w:rsidP="009B2852">
      <w:pPr>
        <w:spacing w:line="360" w:lineRule="auto"/>
        <w:rPr>
          <w:rFonts w:ascii="LMRoman10" w:hAnsi="LMRoman10"/>
          <w:sz w:val="22"/>
          <w:szCs w:val="22"/>
        </w:rPr>
      </w:pPr>
      <w:r>
        <w:rPr>
          <w:rFonts w:ascii="LMRoman10" w:hAnsi="LMRoman10"/>
          <w:b/>
          <w:i/>
          <w:sz w:val="22"/>
          <w:szCs w:val="22"/>
        </w:rPr>
        <w:t>CBD, Retail_Food_Establishment, CTA_TRAIN_STATION, LIMITED LICENSE:</w:t>
      </w:r>
      <w:r w:rsidRPr="00CB3379">
        <w:rPr>
          <w:rFonts w:ascii="LMRoman10" w:hAnsi="LMRoman10"/>
          <w:sz w:val="22"/>
          <w:szCs w:val="22"/>
        </w:rPr>
        <w:t xml:space="preserve"> </w:t>
      </w:r>
      <w:r>
        <w:rPr>
          <w:rFonts w:ascii="LMRoman10" w:hAnsi="LMRoman10"/>
          <w:sz w:val="22"/>
          <w:szCs w:val="22"/>
        </w:rPr>
        <w:t>The central of the business district always have more train stations and retailers than other places. Business licenses also</w:t>
      </w:r>
      <w:r w:rsidR="006C605E">
        <w:rPr>
          <w:rFonts w:ascii="LMRoman10" w:hAnsi="LMRoman10"/>
          <w:sz w:val="22"/>
          <w:szCs w:val="22"/>
        </w:rPr>
        <w:t xml:space="preserve"> different</w:t>
      </w:r>
      <w:r>
        <w:rPr>
          <w:rFonts w:ascii="LMRoman10" w:hAnsi="LMRoman10"/>
          <w:sz w:val="22"/>
          <w:szCs w:val="22"/>
        </w:rPr>
        <w:t xml:space="preserve"> in active business place</w:t>
      </w:r>
      <w:r w:rsidR="006C605E">
        <w:rPr>
          <w:rFonts w:ascii="LMRoman10" w:hAnsi="LMRoman10"/>
          <w:sz w:val="22"/>
          <w:szCs w:val="22"/>
        </w:rPr>
        <w:t>s.</w:t>
      </w:r>
    </w:p>
    <w:p w14:paraId="76FF5855" w14:textId="42EDCE70" w:rsidR="00473E72" w:rsidRDefault="00473E72" w:rsidP="00473E72">
      <w:pPr>
        <w:tabs>
          <w:tab w:val="left" w:pos="3880"/>
        </w:tabs>
        <w:spacing w:line="360" w:lineRule="auto"/>
        <w:rPr>
          <w:rFonts w:ascii="LMRoman10" w:hAnsi="LMRoman10"/>
          <w:sz w:val="22"/>
          <w:szCs w:val="22"/>
        </w:rPr>
      </w:pPr>
      <w:r>
        <w:rPr>
          <w:rFonts w:ascii="LMRoman10" w:hAnsi="LMRoman10"/>
          <w:sz w:val="22"/>
          <w:szCs w:val="22"/>
        </w:rPr>
        <w:tab/>
      </w:r>
    </w:p>
    <w:p w14:paraId="381581D2" w14:textId="1C342742" w:rsidR="00473E72" w:rsidRDefault="00473E72" w:rsidP="00473E72">
      <w:pPr>
        <w:spacing w:line="360" w:lineRule="auto"/>
        <w:rPr>
          <w:rFonts w:ascii="LMRoman10" w:hAnsi="LMRoman10"/>
          <w:sz w:val="22"/>
          <w:szCs w:val="22"/>
        </w:rPr>
      </w:pPr>
      <w:r>
        <w:rPr>
          <w:rFonts w:ascii="LMRoman10" w:hAnsi="LMRoman10"/>
          <w:b/>
          <w:i/>
          <w:sz w:val="22"/>
          <w:szCs w:val="22"/>
        </w:rPr>
        <w:t>ASSAULT, BATTWERY:</w:t>
      </w:r>
      <w:r w:rsidRPr="00CB3379">
        <w:rPr>
          <w:rFonts w:ascii="LMRoman10" w:hAnsi="LMRoman10"/>
          <w:sz w:val="22"/>
          <w:szCs w:val="22"/>
        </w:rPr>
        <w:t xml:space="preserve"> </w:t>
      </w:r>
      <w:r w:rsidRPr="00473E72">
        <w:rPr>
          <w:rFonts w:ascii="LMRoman10" w:hAnsi="LMRoman10"/>
          <w:sz w:val="22"/>
          <w:szCs w:val="22"/>
        </w:rPr>
        <w:t xml:space="preserve">As defined, assault involves a threat, but not bodily harm, while battery implies harm; however, the harm usually comes along with threat, making a high correlation between assault and </w:t>
      </w:r>
      <w:proofErr w:type="gramStart"/>
      <w:r w:rsidRPr="00473E72">
        <w:rPr>
          <w:rFonts w:ascii="LMRoman10" w:hAnsi="LMRoman10"/>
          <w:sz w:val="22"/>
          <w:szCs w:val="22"/>
        </w:rPr>
        <w:t>battery.(</w:t>
      </w:r>
      <w:proofErr w:type="gramEnd"/>
      <w:r w:rsidRPr="00473E72">
        <w:rPr>
          <w:rFonts w:ascii="LMRoman10" w:hAnsi="LMRoman10"/>
          <w:sz w:val="22"/>
          <w:szCs w:val="22"/>
        </w:rPr>
        <w:t>0.95 correlation between battery and assaul</w:t>
      </w:r>
      <w:r>
        <w:rPr>
          <w:rFonts w:ascii="LMRoman10" w:hAnsi="LMRoman10"/>
          <w:sz w:val="22"/>
          <w:szCs w:val="22"/>
        </w:rPr>
        <w:t>t.</w:t>
      </w:r>
    </w:p>
    <w:p w14:paraId="17D2D1F7" w14:textId="0DCDB30C" w:rsidR="00473E72" w:rsidRDefault="00473E72" w:rsidP="00473E72">
      <w:pPr>
        <w:spacing w:line="360" w:lineRule="auto"/>
        <w:rPr>
          <w:rFonts w:ascii="LMRoman10" w:hAnsi="LMRoman10"/>
          <w:sz w:val="22"/>
          <w:szCs w:val="22"/>
        </w:rPr>
      </w:pPr>
    </w:p>
    <w:p w14:paraId="558681D6" w14:textId="1A350342" w:rsidR="00473E72" w:rsidRDefault="00473E72" w:rsidP="00473E72">
      <w:pPr>
        <w:spacing w:line="360" w:lineRule="auto"/>
        <w:rPr>
          <w:rFonts w:ascii="LMRoman10" w:hAnsi="LMRoman10"/>
          <w:sz w:val="22"/>
          <w:szCs w:val="22"/>
        </w:rPr>
      </w:pPr>
      <w:proofErr w:type="gramStart"/>
      <w:r>
        <w:rPr>
          <w:rFonts w:ascii="LMRoman10" w:hAnsi="LMRoman10"/>
          <w:b/>
          <w:i/>
          <w:sz w:val="22"/>
          <w:szCs w:val="22"/>
        </w:rPr>
        <w:t>NARCOTICS,ASSAULT</w:t>
      </w:r>
      <w:proofErr w:type="gramEnd"/>
      <w:r>
        <w:rPr>
          <w:rFonts w:ascii="LMRoman10" w:hAnsi="LMRoman10"/>
          <w:b/>
          <w:i/>
          <w:sz w:val="22"/>
          <w:szCs w:val="22"/>
        </w:rPr>
        <w:t>,BATTERY:</w:t>
      </w:r>
      <w:r w:rsidRPr="00CB3379">
        <w:rPr>
          <w:rFonts w:ascii="LMRoman10" w:hAnsi="LMRoman10"/>
          <w:sz w:val="22"/>
          <w:szCs w:val="22"/>
        </w:rPr>
        <w:t xml:space="preserve"> </w:t>
      </w:r>
      <w:r w:rsidRPr="00473E72">
        <w:rPr>
          <w:rFonts w:ascii="LMRoman10" w:hAnsi="LMRoman10"/>
          <w:sz w:val="22"/>
          <w:szCs w:val="22"/>
        </w:rPr>
        <w:t>The correlation between Narcotics and Assault, Battery are both bigger than 0.85. Narcotics can be a part of reasons of Assault and Battery. Combine the analysis in correlation of Assault and Battery, Narcotics has the high probability to be the “w” cause both Assault and Battery, making a high correlation between them.</w:t>
      </w:r>
    </w:p>
    <w:p w14:paraId="7ECAAA67" w14:textId="77777777" w:rsidR="00473E72" w:rsidRDefault="00473E72" w:rsidP="00473E72">
      <w:pPr>
        <w:spacing w:line="360" w:lineRule="auto"/>
        <w:rPr>
          <w:rFonts w:ascii="LMRoman10" w:hAnsi="LMRoman10"/>
          <w:sz w:val="22"/>
          <w:szCs w:val="22"/>
        </w:rPr>
      </w:pPr>
    </w:p>
    <w:p w14:paraId="4FE8348E" w14:textId="35FAB245" w:rsidR="00473E72" w:rsidRDefault="00473E72" w:rsidP="00473E72">
      <w:pPr>
        <w:spacing w:line="360" w:lineRule="auto"/>
        <w:rPr>
          <w:rFonts w:ascii="LMRoman10" w:hAnsi="LMRoman10"/>
          <w:sz w:val="22"/>
          <w:szCs w:val="22"/>
        </w:rPr>
      </w:pPr>
      <w:proofErr w:type="gramStart"/>
      <w:r>
        <w:rPr>
          <w:rFonts w:ascii="LMRoman10" w:hAnsi="LMRoman10"/>
          <w:b/>
          <w:i/>
          <w:sz w:val="22"/>
          <w:szCs w:val="22"/>
        </w:rPr>
        <w:t>THEFT,ASSAULT</w:t>
      </w:r>
      <w:proofErr w:type="gramEnd"/>
      <w:r>
        <w:rPr>
          <w:rFonts w:ascii="LMRoman10" w:hAnsi="LMRoman10"/>
          <w:b/>
          <w:i/>
          <w:sz w:val="22"/>
          <w:szCs w:val="22"/>
        </w:rPr>
        <w:t>,ROBBERY, DECEPTIVE:</w:t>
      </w:r>
      <w:r w:rsidRPr="00CB3379">
        <w:rPr>
          <w:rFonts w:ascii="LMRoman10" w:hAnsi="LMRoman10"/>
          <w:sz w:val="22"/>
          <w:szCs w:val="22"/>
        </w:rPr>
        <w:t xml:space="preserve"> </w:t>
      </w:r>
      <w:r w:rsidRPr="00473E72">
        <w:rPr>
          <w:rFonts w:ascii="LMRoman10" w:hAnsi="LMRoman10"/>
          <w:sz w:val="22"/>
          <w:szCs w:val="22"/>
        </w:rPr>
        <w:t xml:space="preserve">relation between Theft and Assault, Robbery, Deceptive are all bigger than 0.8. Assumption 1: Income is the causality of these four crimes, however, </w:t>
      </w:r>
      <w:proofErr w:type="spellStart"/>
      <w:proofErr w:type="gramStart"/>
      <w:r w:rsidRPr="00473E72">
        <w:rPr>
          <w:rFonts w:ascii="LMRoman10" w:hAnsi="LMRoman10"/>
          <w:sz w:val="22"/>
          <w:szCs w:val="22"/>
        </w:rPr>
        <w:t>cor</w:t>
      </w:r>
      <w:proofErr w:type="spellEnd"/>
      <w:r w:rsidRPr="00473E72">
        <w:rPr>
          <w:rFonts w:ascii="LMRoman10" w:hAnsi="LMRoman10"/>
          <w:sz w:val="22"/>
          <w:szCs w:val="22"/>
        </w:rPr>
        <w:t>(</w:t>
      </w:r>
      <w:proofErr w:type="spellStart"/>
      <w:proofErr w:type="gramEnd"/>
      <w:r w:rsidRPr="00473E72">
        <w:rPr>
          <w:rFonts w:ascii="LMRoman10" w:hAnsi="LMRoman10"/>
          <w:sz w:val="22"/>
          <w:szCs w:val="22"/>
        </w:rPr>
        <w:t>bike$PER_CAPITA_INCOME</w:t>
      </w:r>
      <w:proofErr w:type="spellEnd"/>
      <w:r w:rsidRPr="00473E72">
        <w:rPr>
          <w:rFonts w:ascii="LMRoman10" w:hAnsi="LMRoman10"/>
          <w:sz w:val="22"/>
          <w:szCs w:val="22"/>
        </w:rPr>
        <w:t xml:space="preserve">, </w:t>
      </w:r>
      <w:proofErr w:type="spellStart"/>
      <w:r w:rsidRPr="00473E72">
        <w:rPr>
          <w:rFonts w:ascii="LMRoman10" w:hAnsi="LMRoman10"/>
          <w:sz w:val="22"/>
          <w:szCs w:val="22"/>
        </w:rPr>
        <w:t>bike$THEFT</w:t>
      </w:r>
      <w:proofErr w:type="spellEnd"/>
      <w:r w:rsidRPr="00473E72">
        <w:rPr>
          <w:rFonts w:ascii="LMRoman10" w:hAnsi="LMRoman10"/>
          <w:sz w:val="22"/>
          <w:szCs w:val="22"/>
        </w:rPr>
        <w:t>) is only 0.12. Assumption 2:  Assault, Robbery, and Deceptive always come after the Theft.</w:t>
      </w:r>
    </w:p>
    <w:p w14:paraId="275A7D52" w14:textId="77777777" w:rsidR="00473E72" w:rsidRDefault="00473E72" w:rsidP="00473E72">
      <w:pPr>
        <w:spacing w:line="360" w:lineRule="auto"/>
        <w:rPr>
          <w:rFonts w:ascii="LMRoman10" w:hAnsi="LMRoman10"/>
          <w:sz w:val="22"/>
          <w:szCs w:val="22"/>
        </w:rPr>
      </w:pPr>
    </w:p>
    <w:p w14:paraId="5DBB3185" w14:textId="77777777" w:rsidR="00473E72" w:rsidRDefault="00473E72" w:rsidP="009B2852">
      <w:pPr>
        <w:spacing w:line="360" w:lineRule="auto"/>
        <w:rPr>
          <w:rFonts w:ascii="LMRoman10" w:hAnsi="LMRoman10"/>
          <w:sz w:val="22"/>
          <w:szCs w:val="22"/>
        </w:rPr>
      </w:pPr>
    </w:p>
    <w:p w14:paraId="0C8C5F21" w14:textId="77777777" w:rsidR="00BF0D55" w:rsidRDefault="00BF0D55">
      <w:pPr>
        <w:rPr>
          <w:ins w:id="952" w:author="Ray Liu" w:date="2019-05-23T14:53:00Z"/>
          <w:rFonts w:eastAsiaTheme="majorEastAsia"/>
          <w:color w:val="000000" w:themeColor="text1"/>
          <w:sz w:val="40"/>
          <w:szCs w:val="32"/>
        </w:rPr>
      </w:pPr>
      <w:ins w:id="953" w:author="Ray Liu" w:date="2019-05-23T14:53:00Z">
        <w:r>
          <w:rPr>
            <w:color w:val="000000" w:themeColor="text1"/>
            <w:sz w:val="40"/>
          </w:rPr>
          <w:br w:type="page"/>
        </w:r>
      </w:ins>
    </w:p>
    <w:p w14:paraId="0800F423" w14:textId="296B1835" w:rsidR="00107E48" w:rsidRPr="00081A59" w:rsidRDefault="00107E48" w:rsidP="00081A59">
      <w:pPr>
        <w:pStyle w:val="Heading1"/>
        <w:rPr>
          <w:rFonts w:ascii="Times New Roman" w:hAnsi="Times New Roman" w:cs="Times New Roman"/>
          <w:color w:val="000000" w:themeColor="text1"/>
          <w:sz w:val="40"/>
        </w:rPr>
      </w:pPr>
      <w:bookmarkStart w:id="954" w:name="_Toc9515747"/>
      <w:r w:rsidRPr="00081A59">
        <w:rPr>
          <w:rFonts w:ascii="Times New Roman" w:hAnsi="Times New Roman" w:cs="Times New Roman" w:hint="eastAsia"/>
          <w:color w:val="000000" w:themeColor="text1"/>
          <w:sz w:val="40"/>
        </w:rPr>
        <w:lastRenderedPageBreak/>
        <w:t>Conclusion</w:t>
      </w:r>
      <w:bookmarkEnd w:id="954"/>
    </w:p>
    <w:p w14:paraId="2E7C57A1" w14:textId="572725D2" w:rsidR="00107E48" w:rsidRDefault="00107E48" w:rsidP="00107E48">
      <w:pPr>
        <w:pStyle w:val="NormalWeb"/>
        <w:spacing w:line="360" w:lineRule="auto"/>
        <w:rPr>
          <w:rFonts w:ascii="LMRoman10" w:hAnsi="LMRoman10"/>
          <w:sz w:val="22"/>
          <w:szCs w:val="22"/>
        </w:rPr>
      </w:pPr>
      <w:r>
        <w:rPr>
          <w:rFonts w:ascii="LMRoman10" w:hAnsi="LMRoman10"/>
          <w:sz w:val="22"/>
          <w:szCs w:val="22"/>
        </w:rPr>
        <w:t xml:space="preserve">From our model, </w:t>
      </w:r>
      <w:r w:rsidRPr="00107E48">
        <w:rPr>
          <w:rFonts w:ascii="LMRoman10" w:hAnsi="LMRoman10"/>
          <w:sz w:val="22"/>
          <w:szCs w:val="22"/>
        </w:rPr>
        <w:t>ASSAUL</w:t>
      </w:r>
      <w:r>
        <w:rPr>
          <w:rFonts w:ascii="LMRoman10" w:hAnsi="LMRoman10"/>
          <w:sz w:val="22"/>
          <w:szCs w:val="22"/>
        </w:rPr>
        <w:t xml:space="preserve">T, </w:t>
      </w:r>
      <w:r w:rsidRPr="00107E48">
        <w:rPr>
          <w:rFonts w:ascii="LMRoman10" w:hAnsi="LMRoman10"/>
          <w:sz w:val="22"/>
          <w:szCs w:val="22"/>
        </w:rPr>
        <w:t>BURGLAR</w:t>
      </w:r>
      <w:r>
        <w:rPr>
          <w:rFonts w:ascii="LMRoman10" w:hAnsi="LMRoman10"/>
          <w:sz w:val="22"/>
          <w:szCs w:val="22"/>
        </w:rPr>
        <w:t xml:space="preserve">Y, </w:t>
      </w:r>
      <w:r w:rsidRPr="00107E48">
        <w:rPr>
          <w:rFonts w:ascii="LMRoman10" w:hAnsi="LMRoman10"/>
          <w:sz w:val="22"/>
          <w:szCs w:val="22"/>
        </w:rPr>
        <w:t>THEF</w:t>
      </w:r>
      <w:r>
        <w:rPr>
          <w:rFonts w:ascii="LMRoman10" w:hAnsi="LMRoman10"/>
          <w:sz w:val="22"/>
          <w:szCs w:val="22"/>
        </w:rPr>
        <w:t xml:space="preserve">T, </w:t>
      </w:r>
      <w:r w:rsidRPr="00107E48">
        <w:rPr>
          <w:rFonts w:ascii="LMRoman10" w:hAnsi="LMRoman10"/>
          <w:sz w:val="22"/>
          <w:szCs w:val="22"/>
        </w:rPr>
        <w:t>CAPACITY</w:t>
      </w:r>
      <w:r>
        <w:rPr>
          <w:rFonts w:ascii="LMRoman10" w:hAnsi="LMRoman10"/>
          <w:sz w:val="22"/>
          <w:szCs w:val="22"/>
        </w:rPr>
        <w:t xml:space="preserve">, and </w:t>
      </w:r>
      <w:r w:rsidRPr="00107E48">
        <w:rPr>
          <w:rFonts w:ascii="LMRoman10" w:hAnsi="LMRoman10"/>
          <w:sz w:val="22"/>
          <w:szCs w:val="22"/>
        </w:rPr>
        <w:t>MINORITY</w:t>
      </w:r>
      <w:r>
        <w:rPr>
          <w:rFonts w:ascii="LMRoman10" w:hAnsi="LMRoman10"/>
          <w:sz w:val="22"/>
          <w:szCs w:val="22"/>
        </w:rPr>
        <w:t xml:space="preserve"> can explain 75% percent of the demands, however, the further information is needed to improve the demand like the MINORITY. What kind of groups people less likely to use the bike? Why they do not like the bike? What can we improve? </w:t>
      </w:r>
    </w:p>
    <w:p w14:paraId="13E2DFC1" w14:textId="33770FA0" w:rsidR="00107E48" w:rsidRDefault="00107E48" w:rsidP="00107E48">
      <w:pPr>
        <w:pStyle w:val="NormalWeb"/>
        <w:spacing w:line="360" w:lineRule="auto"/>
        <w:rPr>
          <w:rFonts w:ascii="LMRoman10" w:hAnsi="LMRoman10"/>
          <w:sz w:val="22"/>
          <w:szCs w:val="22"/>
        </w:rPr>
      </w:pPr>
      <w:r>
        <w:rPr>
          <w:rFonts w:ascii="LMRoman10" w:hAnsi="LMRoman10"/>
          <w:sz w:val="22"/>
          <w:szCs w:val="22"/>
        </w:rPr>
        <w:t>There are some places we have to improve:</w:t>
      </w:r>
    </w:p>
    <w:p w14:paraId="799F34E7" w14:textId="719E0B38" w:rsidR="00107E48" w:rsidRDefault="00107E48" w:rsidP="00107E48">
      <w:pPr>
        <w:pStyle w:val="NormalWeb"/>
        <w:numPr>
          <w:ilvl w:val="0"/>
          <w:numId w:val="3"/>
        </w:numPr>
        <w:spacing w:line="360" w:lineRule="auto"/>
        <w:rPr>
          <w:rFonts w:ascii="LMRoman10" w:hAnsi="LMRoman10"/>
          <w:sz w:val="22"/>
          <w:szCs w:val="22"/>
        </w:rPr>
      </w:pPr>
      <w:del w:id="955" w:author="Ray Liu" w:date="2019-05-23T14:54:00Z">
        <w:r w:rsidDel="00BF0D55">
          <w:rPr>
            <w:rFonts w:ascii="LMRoman10" w:hAnsi="LMRoman10"/>
            <w:sz w:val="22"/>
            <w:szCs w:val="22"/>
          </w:rPr>
          <w:delText xml:space="preserve">Hope we can do the cross validation </w:delText>
        </w:r>
        <w:r w:rsidDel="00BF0D55">
          <w:rPr>
            <w:rFonts w:ascii="LMRoman10" w:hAnsi="LMRoman10" w:hint="eastAsia"/>
            <w:sz w:val="22"/>
            <w:szCs w:val="22"/>
          </w:rPr>
          <w:delText>o</w:delText>
        </w:r>
        <w:r w:rsidDel="00BF0D55">
          <w:rPr>
            <w:rFonts w:ascii="LMRoman10" w:hAnsi="LMRoman10"/>
            <w:sz w:val="22"/>
            <w:szCs w:val="22"/>
          </w:rPr>
          <w:delText>r k-fold after finishing the future class.</w:delText>
        </w:r>
      </w:del>
      <w:ins w:id="956" w:author="Ray Liu" w:date="2019-05-23T14:54:00Z">
        <w:r w:rsidR="00BF0D55">
          <w:rPr>
            <w:rFonts w:ascii="LMRoman10" w:hAnsi="LMRoman10"/>
            <w:sz w:val="22"/>
            <w:szCs w:val="22"/>
          </w:rPr>
          <w:t>There still be 20% of data cannot be explained by our model.</w:t>
        </w:r>
      </w:ins>
    </w:p>
    <w:p w14:paraId="3F1F52BA" w14:textId="1CB3FC9D" w:rsidR="00107E48" w:rsidRPr="00107E48" w:rsidRDefault="00107E48" w:rsidP="00107E48">
      <w:pPr>
        <w:pStyle w:val="NormalWeb"/>
        <w:numPr>
          <w:ilvl w:val="0"/>
          <w:numId w:val="3"/>
        </w:numPr>
        <w:spacing w:line="360" w:lineRule="auto"/>
        <w:rPr>
          <w:rFonts w:ascii="LMRoman10" w:hAnsi="LMRoman10"/>
          <w:sz w:val="22"/>
          <w:szCs w:val="22"/>
        </w:rPr>
      </w:pPr>
      <w:del w:id="957" w:author="Ray Liu" w:date="2019-05-23T14:54:00Z">
        <w:r w:rsidDel="00BF0D55">
          <w:rPr>
            <w:rFonts w:ascii="LMRoman10" w:hAnsi="LMRoman10"/>
            <w:sz w:val="22"/>
            <w:szCs w:val="22"/>
          </w:rPr>
          <w:delText xml:space="preserve">Lasso and Ridge cannot delete all the multicollinearity although they delete </w:delText>
        </w:r>
        <w:r w:rsidR="00CC6785" w:rsidDel="00BF0D55">
          <w:rPr>
            <w:rFonts w:ascii="LMRoman10" w:hAnsi="LMRoman10"/>
            <w:sz w:val="22"/>
            <w:szCs w:val="22"/>
          </w:rPr>
          <w:delText>most of correlation.</w:delText>
        </w:r>
      </w:del>
      <w:ins w:id="958" w:author="Ray Liu" w:date="2019-05-23T14:54:00Z">
        <w:r w:rsidR="00BF0D55">
          <w:rPr>
            <w:rFonts w:ascii="LMRoman10" w:hAnsi="LMRoman10"/>
            <w:sz w:val="22"/>
            <w:szCs w:val="22"/>
          </w:rPr>
          <w:t>Multicollinearity cause a big problem to interpretation.</w:t>
        </w:r>
      </w:ins>
    </w:p>
    <w:p w14:paraId="0FCD57BB" w14:textId="77777777" w:rsidR="009B2852" w:rsidRPr="00A94AEC" w:rsidRDefault="009B2852" w:rsidP="00A94AEC">
      <w:pPr>
        <w:spacing w:line="360" w:lineRule="auto"/>
        <w:rPr>
          <w:b/>
          <w:i/>
          <w:sz w:val="21"/>
        </w:rPr>
      </w:pPr>
    </w:p>
    <w:sectPr w:rsidR="009B2852" w:rsidRPr="00A94AEC" w:rsidSect="004A0F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907AF1" w14:textId="77777777" w:rsidR="00DF509D" w:rsidRDefault="00DF509D" w:rsidP="0082004D">
      <w:r>
        <w:separator/>
      </w:r>
    </w:p>
  </w:endnote>
  <w:endnote w:type="continuationSeparator" w:id="0">
    <w:p w14:paraId="590CC3D4" w14:textId="77777777" w:rsidR="00DF509D" w:rsidRDefault="00DF509D" w:rsidP="008200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MRoman10">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5F3C17" w14:textId="77777777" w:rsidR="00DF509D" w:rsidRDefault="00DF509D" w:rsidP="0082004D">
      <w:r>
        <w:separator/>
      </w:r>
    </w:p>
  </w:footnote>
  <w:footnote w:type="continuationSeparator" w:id="0">
    <w:p w14:paraId="2E3F7AF6" w14:textId="77777777" w:rsidR="00DF509D" w:rsidRDefault="00DF509D" w:rsidP="0082004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03E04"/>
    <w:multiLevelType w:val="hybridMultilevel"/>
    <w:tmpl w:val="BFFCBA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1D53C0"/>
    <w:multiLevelType w:val="hybridMultilevel"/>
    <w:tmpl w:val="D8363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5E48E2"/>
    <w:multiLevelType w:val="hybridMultilevel"/>
    <w:tmpl w:val="E10E6966"/>
    <w:lvl w:ilvl="0" w:tplc="839EAA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2554FB"/>
    <w:multiLevelType w:val="hybridMultilevel"/>
    <w:tmpl w:val="32D8DF86"/>
    <w:lvl w:ilvl="0" w:tplc="572A6174">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C6218"/>
    <w:multiLevelType w:val="hybridMultilevel"/>
    <w:tmpl w:val="EA3ED59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w650">
    <w15:presenceInfo w15:providerId="AD" w15:userId="S::yw650@mk2p.a1p.me::5f48c05e-d13e-4528-b5ba-df15b64398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673C"/>
    <w:rsid w:val="000466CF"/>
    <w:rsid w:val="00081A59"/>
    <w:rsid w:val="00083DBE"/>
    <w:rsid w:val="00107E48"/>
    <w:rsid w:val="00110892"/>
    <w:rsid w:val="00117363"/>
    <w:rsid w:val="0016773E"/>
    <w:rsid w:val="00170F8B"/>
    <w:rsid w:val="001E270F"/>
    <w:rsid w:val="001E5193"/>
    <w:rsid w:val="0021364A"/>
    <w:rsid w:val="002365AC"/>
    <w:rsid w:val="002369E8"/>
    <w:rsid w:val="0024527A"/>
    <w:rsid w:val="0025225D"/>
    <w:rsid w:val="00277C0A"/>
    <w:rsid w:val="002A663E"/>
    <w:rsid w:val="002F3B5E"/>
    <w:rsid w:val="002F6152"/>
    <w:rsid w:val="00324136"/>
    <w:rsid w:val="00367587"/>
    <w:rsid w:val="003710EA"/>
    <w:rsid w:val="003C220E"/>
    <w:rsid w:val="003D3B0B"/>
    <w:rsid w:val="003F21CC"/>
    <w:rsid w:val="004533E7"/>
    <w:rsid w:val="004647A8"/>
    <w:rsid w:val="00473E72"/>
    <w:rsid w:val="004774F5"/>
    <w:rsid w:val="0048597B"/>
    <w:rsid w:val="004A0F15"/>
    <w:rsid w:val="00502F75"/>
    <w:rsid w:val="005048B7"/>
    <w:rsid w:val="00505547"/>
    <w:rsid w:val="00513631"/>
    <w:rsid w:val="00515EA9"/>
    <w:rsid w:val="005639C9"/>
    <w:rsid w:val="00570981"/>
    <w:rsid w:val="0059048A"/>
    <w:rsid w:val="00592148"/>
    <w:rsid w:val="005F7097"/>
    <w:rsid w:val="0062347C"/>
    <w:rsid w:val="00646AB1"/>
    <w:rsid w:val="006511D0"/>
    <w:rsid w:val="00653E7B"/>
    <w:rsid w:val="006629A8"/>
    <w:rsid w:val="00691D39"/>
    <w:rsid w:val="006C605E"/>
    <w:rsid w:val="007129BB"/>
    <w:rsid w:val="00767DC7"/>
    <w:rsid w:val="0081123E"/>
    <w:rsid w:val="0082004D"/>
    <w:rsid w:val="0083144E"/>
    <w:rsid w:val="00854B7D"/>
    <w:rsid w:val="008777FE"/>
    <w:rsid w:val="008F35F2"/>
    <w:rsid w:val="00910F3A"/>
    <w:rsid w:val="00916A2A"/>
    <w:rsid w:val="00916ED2"/>
    <w:rsid w:val="0092461B"/>
    <w:rsid w:val="009270CD"/>
    <w:rsid w:val="009535E9"/>
    <w:rsid w:val="00967D9E"/>
    <w:rsid w:val="0097356E"/>
    <w:rsid w:val="009B2852"/>
    <w:rsid w:val="009D65FA"/>
    <w:rsid w:val="009F52BE"/>
    <w:rsid w:val="00A00581"/>
    <w:rsid w:val="00A3697C"/>
    <w:rsid w:val="00A43BBF"/>
    <w:rsid w:val="00A87C96"/>
    <w:rsid w:val="00A94AEC"/>
    <w:rsid w:val="00AA5EF8"/>
    <w:rsid w:val="00AA69CD"/>
    <w:rsid w:val="00AD0AA5"/>
    <w:rsid w:val="00BA6D54"/>
    <w:rsid w:val="00BC1A45"/>
    <w:rsid w:val="00BD02E9"/>
    <w:rsid w:val="00BF0D55"/>
    <w:rsid w:val="00C1592A"/>
    <w:rsid w:val="00C7673C"/>
    <w:rsid w:val="00CB3379"/>
    <w:rsid w:val="00CC21E6"/>
    <w:rsid w:val="00CC6785"/>
    <w:rsid w:val="00CE263B"/>
    <w:rsid w:val="00CF5403"/>
    <w:rsid w:val="00DD7333"/>
    <w:rsid w:val="00DF509D"/>
    <w:rsid w:val="00E03FCA"/>
    <w:rsid w:val="00E243F4"/>
    <w:rsid w:val="00E41182"/>
    <w:rsid w:val="00E7786D"/>
    <w:rsid w:val="00E9072B"/>
    <w:rsid w:val="00EA353D"/>
    <w:rsid w:val="00EC73E6"/>
    <w:rsid w:val="00ED02A9"/>
    <w:rsid w:val="00EE7A7A"/>
    <w:rsid w:val="00F153B4"/>
    <w:rsid w:val="00F3346C"/>
    <w:rsid w:val="00F81C86"/>
    <w:rsid w:val="00F83EBD"/>
    <w:rsid w:val="00F94B4F"/>
    <w:rsid w:val="00FD09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390E8"/>
  <w15:chartTrackingRefBased/>
  <w15:docId w15:val="{9B122BB4-6D76-F640-B655-2FEC47B9B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004D"/>
    <w:rPr>
      <w:rFonts w:ascii="Times New Roman" w:eastAsia="Times New Roman" w:hAnsi="Times New Roman" w:cs="Times New Roman"/>
    </w:rPr>
  </w:style>
  <w:style w:type="paragraph" w:styleId="Heading1">
    <w:name w:val="heading 1"/>
    <w:basedOn w:val="Normal"/>
    <w:next w:val="Normal"/>
    <w:link w:val="Heading1Char"/>
    <w:uiPriority w:val="9"/>
    <w:qFormat/>
    <w:rsid w:val="0082004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1A5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7673C"/>
    <w:pPr>
      <w:spacing w:before="100" w:beforeAutospacing="1" w:after="100" w:afterAutospacing="1"/>
    </w:pPr>
  </w:style>
  <w:style w:type="paragraph" w:styleId="BalloonText">
    <w:name w:val="Balloon Text"/>
    <w:basedOn w:val="Normal"/>
    <w:link w:val="BalloonTextChar"/>
    <w:uiPriority w:val="99"/>
    <w:semiHidden/>
    <w:unhideWhenUsed/>
    <w:rsid w:val="00C7673C"/>
    <w:rPr>
      <w:sz w:val="18"/>
      <w:szCs w:val="18"/>
    </w:rPr>
  </w:style>
  <w:style w:type="character" w:customStyle="1" w:styleId="BalloonTextChar">
    <w:name w:val="Balloon Text Char"/>
    <w:basedOn w:val="DefaultParagraphFont"/>
    <w:link w:val="BalloonText"/>
    <w:uiPriority w:val="99"/>
    <w:semiHidden/>
    <w:rsid w:val="00C7673C"/>
    <w:rPr>
      <w:rFonts w:ascii="Times New Roman" w:hAnsi="Times New Roman" w:cs="Times New Roman"/>
      <w:sz w:val="18"/>
      <w:szCs w:val="18"/>
    </w:rPr>
  </w:style>
  <w:style w:type="table" w:styleId="TableGrid">
    <w:name w:val="Table Grid"/>
    <w:basedOn w:val="TableNormal"/>
    <w:uiPriority w:val="39"/>
    <w:rsid w:val="006629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EE7A7A"/>
  </w:style>
  <w:style w:type="character" w:customStyle="1" w:styleId="DateChar">
    <w:name w:val="Date Char"/>
    <w:basedOn w:val="DefaultParagraphFont"/>
    <w:link w:val="Date"/>
    <w:uiPriority w:val="99"/>
    <w:semiHidden/>
    <w:rsid w:val="00EE7A7A"/>
  </w:style>
  <w:style w:type="paragraph" w:styleId="Header">
    <w:name w:val="header"/>
    <w:basedOn w:val="Normal"/>
    <w:link w:val="HeaderChar"/>
    <w:uiPriority w:val="99"/>
    <w:unhideWhenUsed/>
    <w:rsid w:val="0082004D"/>
    <w:pPr>
      <w:tabs>
        <w:tab w:val="center" w:pos="4680"/>
        <w:tab w:val="right" w:pos="9360"/>
      </w:tabs>
    </w:pPr>
  </w:style>
  <w:style w:type="character" w:customStyle="1" w:styleId="HeaderChar">
    <w:name w:val="Header Char"/>
    <w:basedOn w:val="DefaultParagraphFont"/>
    <w:link w:val="Header"/>
    <w:uiPriority w:val="99"/>
    <w:rsid w:val="0082004D"/>
    <w:rPr>
      <w:rFonts w:ascii="Times New Roman" w:eastAsia="Times New Roman" w:hAnsi="Times New Roman" w:cs="Times New Roman"/>
    </w:rPr>
  </w:style>
  <w:style w:type="paragraph" w:styleId="Footer">
    <w:name w:val="footer"/>
    <w:basedOn w:val="Normal"/>
    <w:link w:val="FooterChar"/>
    <w:uiPriority w:val="99"/>
    <w:unhideWhenUsed/>
    <w:rsid w:val="0082004D"/>
    <w:pPr>
      <w:tabs>
        <w:tab w:val="center" w:pos="4680"/>
        <w:tab w:val="right" w:pos="9360"/>
      </w:tabs>
    </w:pPr>
  </w:style>
  <w:style w:type="character" w:customStyle="1" w:styleId="FooterChar">
    <w:name w:val="Footer Char"/>
    <w:basedOn w:val="DefaultParagraphFont"/>
    <w:link w:val="Footer"/>
    <w:uiPriority w:val="99"/>
    <w:rsid w:val="0082004D"/>
    <w:rPr>
      <w:rFonts w:ascii="Times New Roman" w:eastAsia="Times New Roman" w:hAnsi="Times New Roman" w:cs="Times New Roman"/>
    </w:rPr>
  </w:style>
  <w:style w:type="paragraph" w:styleId="Title">
    <w:name w:val="Title"/>
    <w:basedOn w:val="Normal"/>
    <w:next w:val="Normal"/>
    <w:link w:val="TitleChar"/>
    <w:uiPriority w:val="10"/>
    <w:qFormat/>
    <w:rsid w:val="0082004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004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2004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2004D"/>
    <w:pPr>
      <w:ind w:left="720"/>
      <w:contextualSpacing/>
    </w:pPr>
  </w:style>
  <w:style w:type="paragraph" w:styleId="TOCHeading">
    <w:name w:val="TOC Heading"/>
    <w:basedOn w:val="Heading1"/>
    <w:next w:val="Normal"/>
    <w:uiPriority w:val="39"/>
    <w:unhideWhenUsed/>
    <w:qFormat/>
    <w:rsid w:val="00AA69CD"/>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BF0D55"/>
    <w:pPr>
      <w:tabs>
        <w:tab w:val="right" w:leader="dot" w:pos="9350"/>
      </w:tabs>
      <w:spacing w:before="120" w:line="360" w:lineRule="auto"/>
      <w:pPrChange w:id="0" w:author="Ray Liu" w:date="2019-05-23T14:59:00Z">
        <w:pPr>
          <w:spacing w:before="120"/>
        </w:pPr>
      </w:pPrChange>
    </w:pPr>
    <w:rPr>
      <w:rFonts w:asciiTheme="minorHAnsi" w:hAnsiTheme="minorHAnsi"/>
      <w:b/>
      <w:bCs/>
      <w:i/>
      <w:iCs/>
      <w:rPrChange w:id="0" w:author="Ray Liu" w:date="2019-05-23T14:59:00Z">
        <w:rPr>
          <w:rFonts w:asciiTheme="minorHAnsi" w:hAnsiTheme="minorHAnsi"/>
          <w:b/>
          <w:bCs/>
          <w:i/>
          <w:iCs/>
          <w:sz w:val="24"/>
          <w:szCs w:val="24"/>
          <w:lang w:val="en-US" w:eastAsia="zh-CN" w:bidi="ar-SA"/>
        </w:rPr>
      </w:rPrChange>
    </w:rPr>
  </w:style>
  <w:style w:type="character" w:styleId="Hyperlink">
    <w:name w:val="Hyperlink"/>
    <w:basedOn w:val="DefaultParagraphFont"/>
    <w:uiPriority w:val="99"/>
    <w:unhideWhenUsed/>
    <w:rsid w:val="00AA69CD"/>
    <w:rPr>
      <w:color w:val="0563C1" w:themeColor="hyperlink"/>
      <w:u w:val="single"/>
    </w:rPr>
  </w:style>
  <w:style w:type="paragraph" w:styleId="TOC2">
    <w:name w:val="toc 2"/>
    <w:basedOn w:val="Normal"/>
    <w:next w:val="Normal"/>
    <w:autoRedefine/>
    <w:uiPriority w:val="39"/>
    <w:unhideWhenUsed/>
    <w:rsid w:val="00AA69CD"/>
    <w:pPr>
      <w:spacing w:before="120"/>
      <w:ind w:left="240"/>
    </w:pPr>
    <w:rPr>
      <w:rFonts w:asciiTheme="minorHAnsi" w:hAnsiTheme="minorHAnsi"/>
      <w:b/>
      <w:bCs/>
      <w:sz w:val="22"/>
      <w:szCs w:val="22"/>
    </w:rPr>
  </w:style>
  <w:style w:type="paragraph" w:styleId="TOC3">
    <w:name w:val="toc 3"/>
    <w:basedOn w:val="Normal"/>
    <w:next w:val="Normal"/>
    <w:autoRedefine/>
    <w:uiPriority w:val="39"/>
    <w:semiHidden/>
    <w:unhideWhenUsed/>
    <w:rsid w:val="00AA69CD"/>
    <w:pPr>
      <w:ind w:left="480"/>
    </w:pPr>
    <w:rPr>
      <w:rFonts w:asciiTheme="minorHAnsi" w:hAnsiTheme="minorHAnsi"/>
      <w:sz w:val="20"/>
      <w:szCs w:val="20"/>
    </w:rPr>
  </w:style>
  <w:style w:type="paragraph" w:styleId="TOC4">
    <w:name w:val="toc 4"/>
    <w:basedOn w:val="Normal"/>
    <w:next w:val="Normal"/>
    <w:autoRedefine/>
    <w:uiPriority w:val="39"/>
    <w:semiHidden/>
    <w:unhideWhenUsed/>
    <w:rsid w:val="00AA69CD"/>
    <w:pPr>
      <w:ind w:left="720"/>
    </w:pPr>
    <w:rPr>
      <w:rFonts w:asciiTheme="minorHAnsi" w:hAnsiTheme="minorHAnsi"/>
      <w:sz w:val="20"/>
      <w:szCs w:val="20"/>
    </w:rPr>
  </w:style>
  <w:style w:type="paragraph" w:styleId="TOC5">
    <w:name w:val="toc 5"/>
    <w:basedOn w:val="Normal"/>
    <w:next w:val="Normal"/>
    <w:autoRedefine/>
    <w:uiPriority w:val="39"/>
    <w:semiHidden/>
    <w:unhideWhenUsed/>
    <w:rsid w:val="00AA69CD"/>
    <w:pPr>
      <w:ind w:left="960"/>
    </w:pPr>
    <w:rPr>
      <w:rFonts w:asciiTheme="minorHAnsi" w:hAnsiTheme="minorHAnsi"/>
      <w:sz w:val="20"/>
      <w:szCs w:val="20"/>
    </w:rPr>
  </w:style>
  <w:style w:type="paragraph" w:styleId="TOC6">
    <w:name w:val="toc 6"/>
    <w:basedOn w:val="Normal"/>
    <w:next w:val="Normal"/>
    <w:autoRedefine/>
    <w:uiPriority w:val="39"/>
    <w:semiHidden/>
    <w:unhideWhenUsed/>
    <w:rsid w:val="00AA69CD"/>
    <w:pPr>
      <w:ind w:left="1200"/>
    </w:pPr>
    <w:rPr>
      <w:rFonts w:asciiTheme="minorHAnsi" w:hAnsiTheme="minorHAnsi"/>
      <w:sz w:val="20"/>
      <w:szCs w:val="20"/>
    </w:rPr>
  </w:style>
  <w:style w:type="paragraph" w:styleId="TOC7">
    <w:name w:val="toc 7"/>
    <w:basedOn w:val="Normal"/>
    <w:next w:val="Normal"/>
    <w:autoRedefine/>
    <w:uiPriority w:val="39"/>
    <w:semiHidden/>
    <w:unhideWhenUsed/>
    <w:rsid w:val="00AA69CD"/>
    <w:pPr>
      <w:ind w:left="1440"/>
    </w:pPr>
    <w:rPr>
      <w:rFonts w:asciiTheme="minorHAnsi" w:hAnsiTheme="minorHAnsi"/>
      <w:sz w:val="20"/>
      <w:szCs w:val="20"/>
    </w:rPr>
  </w:style>
  <w:style w:type="paragraph" w:styleId="TOC8">
    <w:name w:val="toc 8"/>
    <w:basedOn w:val="Normal"/>
    <w:next w:val="Normal"/>
    <w:autoRedefine/>
    <w:uiPriority w:val="39"/>
    <w:semiHidden/>
    <w:unhideWhenUsed/>
    <w:rsid w:val="00AA69CD"/>
    <w:pPr>
      <w:ind w:left="1680"/>
    </w:pPr>
    <w:rPr>
      <w:rFonts w:asciiTheme="minorHAnsi" w:hAnsiTheme="minorHAnsi"/>
      <w:sz w:val="20"/>
      <w:szCs w:val="20"/>
    </w:rPr>
  </w:style>
  <w:style w:type="paragraph" w:styleId="TOC9">
    <w:name w:val="toc 9"/>
    <w:basedOn w:val="Normal"/>
    <w:next w:val="Normal"/>
    <w:autoRedefine/>
    <w:uiPriority w:val="39"/>
    <w:semiHidden/>
    <w:unhideWhenUsed/>
    <w:rsid w:val="00AA69CD"/>
    <w:pPr>
      <w:ind w:left="1920"/>
    </w:pPr>
    <w:rPr>
      <w:rFonts w:asciiTheme="minorHAnsi" w:hAnsiTheme="minorHAnsi"/>
      <w:sz w:val="20"/>
      <w:szCs w:val="20"/>
    </w:rPr>
  </w:style>
  <w:style w:type="character" w:customStyle="1" w:styleId="Heading2Char">
    <w:name w:val="Heading 2 Char"/>
    <w:basedOn w:val="DefaultParagraphFont"/>
    <w:link w:val="Heading2"/>
    <w:uiPriority w:val="9"/>
    <w:rsid w:val="00081A59"/>
    <w:rPr>
      <w:rFonts w:asciiTheme="majorHAnsi" w:eastAsiaTheme="majorEastAsia" w:hAnsiTheme="majorHAnsi" w:cstheme="majorBidi"/>
      <w:color w:val="2F5496" w:themeColor="accent1" w:themeShade="BF"/>
      <w:sz w:val="26"/>
      <w:szCs w:val="26"/>
    </w:rPr>
  </w:style>
  <w:style w:type="paragraph" w:styleId="Revision">
    <w:name w:val="Revision"/>
    <w:hidden/>
    <w:uiPriority w:val="99"/>
    <w:semiHidden/>
    <w:rsid w:val="0048597B"/>
    <w:rPr>
      <w:rFonts w:ascii="Times New Roman" w:eastAsia="Times New Roman" w:hAnsi="Times New Roman" w:cs="Times New Roman"/>
    </w:rPr>
  </w:style>
  <w:style w:type="character" w:styleId="UnresolvedMention">
    <w:name w:val="Unresolved Mention"/>
    <w:basedOn w:val="DefaultParagraphFont"/>
    <w:uiPriority w:val="99"/>
    <w:semiHidden/>
    <w:unhideWhenUsed/>
    <w:rsid w:val="00ED02A9"/>
    <w:rPr>
      <w:color w:val="605E5C"/>
      <w:shd w:val="clear" w:color="auto" w:fill="E1DFDD"/>
    </w:rPr>
  </w:style>
  <w:style w:type="character" w:styleId="FollowedHyperlink">
    <w:name w:val="FollowedHyperlink"/>
    <w:basedOn w:val="DefaultParagraphFont"/>
    <w:uiPriority w:val="99"/>
    <w:semiHidden/>
    <w:unhideWhenUsed/>
    <w:rsid w:val="00ED02A9"/>
    <w:rPr>
      <w:color w:val="954F72" w:themeColor="followedHyperlink"/>
      <w:u w:val="single"/>
    </w:rPr>
  </w:style>
  <w:style w:type="character" w:styleId="PlaceholderText">
    <w:name w:val="Placeholder Text"/>
    <w:basedOn w:val="DefaultParagraphFont"/>
    <w:uiPriority w:val="99"/>
    <w:semiHidden/>
    <w:rsid w:val="00ED02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54626">
      <w:bodyDiv w:val="1"/>
      <w:marLeft w:val="0"/>
      <w:marRight w:val="0"/>
      <w:marTop w:val="0"/>
      <w:marBottom w:val="0"/>
      <w:divBdr>
        <w:top w:val="none" w:sz="0" w:space="0" w:color="auto"/>
        <w:left w:val="none" w:sz="0" w:space="0" w:color="auto"/>
        <w:bottom w:val="none" w:sz="0" w:space="0" w:color="auto"/>
        <w:right w:val="none" w:sz="0" w:space="0" w:color="auto"/>
      </w:divBdr>
    </w:div>
    <w:div w:id="87780032">
      <w:bodyDiv w:val="1"/>
      <w:marLeft w:val="0"/>
      <w:marRight w:val="0"/>
      <w:marTop w:val="0"/>
      <w:marBottom w:val="0"/>
      <w:divBdr>
        <w:top w:val="none" w:sz="0" w:space="0" w:color="auto"/>
        <w:left w:val="none" w:sz="0" w:space="0" w:color="auto"/>
        <w:bottom w:val="none" w:sz="0" w:space="0" w:color="auto"/>
        <w:right w:val="none" w:sz="0" w:space="0" w:color="auto"/>
      </w:divBdr>
    </w:div>
    <w:div w:id="95057770">
      <w:bodyDiv w:val="1"/>
      <w:marLeft w:val="0"/>
      <w:marRight w:val="0"/>
      <w:marTop w:val="0"/>
      <w:marBottom w:val="0"/>
      <w:divBdr>
        <w:top w:val="none" w:sz="0" w:space="0" w:color="auto"/>
        <w:left w:val="none" w:sz="0" w:space="0" w:color="auto"/>
        <w:bottom w:val="none" w:sz="0" w:space="0" w:color="auto"/>
        <w:right w:val="none" w:sz="0" w:space="0" w:color="auto"/>
      </w:divBdr>
    </w:div>
    <w:div w:id="371614737">
      <w:bodyDiv w:val="1"/>
      <w:marLeft w:val="0"/>
      <w:marRight w:val="0"/>
      <w:marTop w:val="0"/>
      <w:marBottom w:val="0"/>
      <w:divBdr>
        <w:top w:val="none" w:sz="0" w:space="0" w:color="auto"/>
        <w:left w:val="none" w:sz="0" w:space="0" w:color="auto"/>
        <w:bottom w:val="none" w:sz="0" w:space="0" w:color="auto"/>
        <w:right w:val="none" w:sz="0" w:space="0" w:color="auto"/>
      </w:divBdr>
    </w:div>
    <w:div w:id="545071442">
      <w:bodyDiv w:val="1"/>
      <w:marLeft w:val="0"/>
      <w:marRight w:val="0"/>
      <w:marTop w:val="0"/>
      <w:marBottom w:val="0"/>
      <w:divBdr>
        <w:top w:val="none" w:sz="0" w:space="0" w:color="auto"/>
        <w:left w:val="none" w:sz="0" w:space="0" w:color="auto"/>
        <w:bottom w:val="none" w:sz="0" w:space="0" w:color="auto"/>
        <w:right w:val="none" w:sz="0" w:space="0" w:color="auto"/>
      </w:divBdr>
    </w:div>
    <w:div w:id="634676316">
      <w:bodyDiv w:val="1"/>
      <w:marLeft w:val="0"/>
      <w:marRight w:val="0"/>
      <w:marTop w:val="0"/>
      <w:marBottom w:val="0"/>
      <w:divBdr>
        <w:top w:val="none" w:sz="0" w:space="0" w:color="auto"/>
        <w:left w:val="none" w:sz="0" w:space="0" w:color="auto"/>
        <w:bottom w:val="none" w:sz="0" w:space="0" w:color="auto"/>
        <w:right w:val="none" w:sz="0" w:space="0" w:color="auto"/>
      </w:divBdr>
      <w:divsChild>
        <w:div w:id="776947421">
          <w:marLeft w:val="0"/>
          <w:marRight w:val="0"/>
          <w:marTop w:val="0"/>
          <w:marBottom w:val="0"/>
          <w:divBdr>
            <w:top w:val="none" w:sz="0" w:space="0" w:color="auto"/>
            <w:left w:val="none" w:sz="0" w:space="0" w:color="auto"/>
            <w:bottom w:val="none" w:sz="0" w:space="0" w:color="auto"/>
            <w:right w:val="none" w:sz="0" w:space="0" w:color="auto"/>
          </w:divBdr>
          <w:divsChild>
            <w:div w:id="525023384">
              <w:marLeft w:val="0"/>
              <w:marRight w:val="0"/>
              <w:marTop w:val="0"/>
              <w:marBottom w:val="0"/>
              <w:divBdr>
                <w:top w:val="none" w:sz="0" w:space="0" w:color="auto"/>
                <w:left w:val="none" w:sz="0" w:space="0" w:color="auto"/>
                <w:bottom w:val="none" w:sz="0" w:space="0" w:color="auto"/>
                <w:right w:val="none" w:sz="0" w:space="0" w:color="auto"/>
              </w:divBdr>
              <w:divsChild>
                <w:div w:id="1671371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622617">
      <w:bodyDiv w:val="1"/>
      <w:marLeft w:val="0"/>
      <w:marRight w:val="0"/>
      <w:marTop w:val="0"/>
      <w:marBottom w:val="0"/>
      <w:divBdr>
        <w:top w:val="none" w:sz="0" w:space="0" w:color="auto"/>
        <w:left w:val="none" w:sz="0" w:space="0" w:color="auto"/>
        <w:bottom w:val="none" w:sz="0" w:space="0" w:color="auto"/>
        <w:right w:val="none" w:sz="0" w:space="0" w:color="auto"/>
      </w:divBdr>
    </w:div>
    <w:div w:id="989485654">
      <w:bodyDiv w:val="1"/>
      <w:marLeft w:val="0"/>
      <w:marRight w:val="0"/>
      <w:marTop w:val="0"/>
      <w:marBottom w:val="0"/>
      <w:divBdr>
        <w:top w:val="none" w:sz="0" w:space="0" w:color="auto"/>
        <w:left w:val="none" w:sz="0" w:space="0" w:color="auto"/>
        <w:bottom w:val="none" w:sz="0" w:space="0" w:color="auto"/>
        <w:right w:val="none" w:sz="0" w:space="0" w:color="auto"/>
      </w:divBdr>
    </w:div>
    <w:div w:id="1245140416">
      <w:bodyDiv w:val="1"/>
      <w:marLeft w:val="0"/>
      <w:marRight w:val="0"/>
      <w:marTop w:val="0"/>
      <w:marBottom w:val="0"/>
      <w:divBdr>
        <w:top w:val="none" w:sz="0" w:space="0" w:color="auto"/>
        <w:left w:val="none" w:sz="0" w:space="0" w:color="auto"/>
        <w:bottom w:val="none" w:sz="0" w:space="0" w:color="auto"/>
        <w:right w:val="none" w:sz="0" w:space="0" w:color="auto"/>
      </w:divBdr>
    </w:div>
    <w:div w:id="1566256947">
      <w:bodyDiv w:val="1"/>
      <w:marLeft w:val="0"/>
      <w:marRight w:val="0"/>
      <w:marTop w:val="0"/>
      <w:marBottom w:val="0"/>
      <w:divBdr>
        <w:top w:val="none" w:sz="0" w:space="0" w:color="auto"/>
        <w:left w:val="none" w:sz="0" w:space="0" w:color="auto"/>
        <w:bottom w:val="none" w:sz="0" w:space="0" w:color="auto"/>
        <w:right w:val="none" w:sz="0" w:space="0" w:color="auto"/>
      </w:divBdr>
    </w:div>
    <w:div w:id="1764644966">
      <w:bodyDiv w:val="1"/>
      <w:marLeft w:val="0"/>
      <w:marRight w:val="0"/>
      <w:marTop w:val="0"/>
      <w:marBottom w:val="0"/>
      <w:divBdr>
        <w:top w:val="none" w:sz="0" w:space="0" w:color="auto"/>
        <w:left w:val="none" w:sz="0" w:space="0" w:color="auto"/>
        <w:bottom w:val="none" w:sz="0" w:space="0" w:color="auto"/>
        <w:right w:val="none" w:sz="0" w:space="0" w:color="auto"/>
      </w:divBdr>
    </w:div>
    <w:div w:id="1874030949">
      <w:bodyDiv w:val="1"/>
      <w:marLeft w:val="0"/>
      <w:marRight w:val="0"/>
      <w:marTop w:val="0"/>
      <w:marBottom w:val="0"/>
      <w:divBdr>
        <w:top w:val="none" w:sz="0" w:space="0" w:color="auto"/>
        <w:left w:val="none" w:sz="0" w:space="0" w:color="auto"/>
        <w:bottom w:val="none" w:sz="0" w:space="0" w:color="auto"/>
        <w:right w:val="none" w:sz="0" w:space="0" w:color="auto"/>
      </w:divBdr>
    </w:div>
    <w:div w:id="1879079120">
      <w:bodyDiv w:val="1"/>
      <w:marLeft w:val="0"/>
      <w:marRight w:val="0"/>
      <w:marTop w:val="0"/>
      <w:marBottom w:val="0"/>
      <w:divBdr>
        <w:top w:val="none" w:sz="0" w:space="0" w:color="auto"/>
        <w:left w:val="none" w:sz="0" w:space="0" w:color="auto"/>
        <w:bottom w:val="none" w:sz="0" w:space="0" w:color="auto"/>
        <w:right w:val="none" w:sz="0" w:space="0" w:color="auto"/>
      </w:divBdr>
    </w:div>
    <w:div w:id="2029060233">
      <w:bodyDiv w:val="1"/>
      <w:marLeft w:val="0"/>
      <w:marRight w:val="0"/>
      <w:marTop w:val="0"/>
      <w:marBottom w:val="0"/>
      <w:divBdr>
        <w:top w:val="none" w:sz="0" w:space="0" w:color="auto"/>
        <w:left w:val="none" w:sz="0" w:space="0" w:color="auto"/>
        <w:bottom w:val="none" w:sz="0" w:space="0" w:color="auto"/>
        <w:right w:val="none" w:sz="0" w:space="0" w:color="auto"/>
      </w:divBdr>
      <w:divsChild>
        <w:div w:id="1710647516">
          <w:marLeft w:val="0"/>
          <w:marRight w:val="0"/>
          <w:marTop w:val="0"/>
          <w:marBottom w:val="0"/>
          <w:divBdr>
            <w:top w:val="none" w:sz="0" w:space="0" w:color="auto"/>
            <w:left w:val="none" w:sz="0" w:space="0" w:color="auto"/>
            <w:bottom w:val="none" w:sz="0" w:space="0" w:color="auto"/>
            <w:right w:val="none" w:sz="0" w:space="0" w:color="auto"/>
          </w:divBdr>
          <w:divsChild>
            <w:div w:id="634213661">
              <w:marLeft w:val="0"/>
              <w:marRight w:val="0"/>
              <w:marTop w:val="0"/>
              <w:marBottom w:val="0"/>
              <w:divBdr>
                <w:top w:val="none" w:sz="0" w:space="0" w:color="auto"/>
                <w:left w:val="none" w:sz="0" w:space="0" w:color="auto"/>
                <w:bottom w:val="none" w:sz="0" w:space="0" w:color="auto"/>
                <w:right w:val="none" w:sz="0" w:space="0" w:color="auto"/>
              </w:divBdr>
              <w:divsChild>
                <w:div w:id="15246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732415">
      <w:bodyDiv w:val="1"/>
      <w:marLeft w:val="0"/>
      <w:marRight w:val="0"/>
      <w:marTop w:val="0"/>
      <w:marBottom w:val="0"/>
      <w:divBdr>
        <w:top w:val="none" w:sz="0" w:space="0" w:color="auto"/>
        <w:left w:val="none" w:sz="0" w:space="0" w:color="auto"/>
        <w:bottom w:val="none" w:sz="0" w:space="0" w:color="auto"/>
        <w:right w:val="none" w:sz="0" w:space="0" w:color="auto"/>
      </w:divBdr>
      <w:divsChild>
        <w:div w:id="9585356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8906BD-547F-7949-B78B-2B69AA5DB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3371</Words>
  <Characters>19356</Characters>
  <Application>Microsoft Office Word</Application>
  <DocSecurity>0</DocSecurity>
  <Lines>604</Lines>
  <Paragraphs>320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yw650</dc:creator>
  <cp:keywords/>
  <dc:description/>
  <cp:lastModifiedBy>Ray Liu</cp:lastModifiedBy>
  <cp:revision>2</cp:revision>
  <cp:lastPrinted>2019-05-23T20:01:00Z</cp:lastPrinted>
  <dcterms:created xsi:type="dcterms:W3CDTF">2019-05-23T20:03:00Z</dcterms:created>
  <dcterms:modified xsi:type="dcterms:W3CDTF">2019-05-23T20:03:00Z</dcterms:modified>
</cp:coreProperties>
</file>